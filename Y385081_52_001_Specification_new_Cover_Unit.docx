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30" w:type="dxa"/>
        <w:tblLayout w:type="fixed"/>
        <w:tblCellMar>
          <w:left w:w="70" w:type="dxa"/>
          <w:right w:w="70" w:type="dxa"/>
        </w:tblCellMar>
        <w:tblLook w:val="0000" w:firstRow="0" w:lastRow="0" w:firstColumn="0" w:lastColumn="0" w:noHBand="0" w:noVBand="0"/>
      </w:tblPr>
      <w:tblGrid>
        <w:gridCol w:w="1029"/>
        <w:gridCol w:w="227"/>
        <w:gridCol w:w="1100"/>
        <w:gridCol w:w="1142"/>
        <w:gridCol w:w="5932"/>
      </w:tblGrid>
      <w:tr w:rsidR="00200FF9" w:rsidRPr="00290412" w14:paraId="7936DE4D" w14:textId="77777777" w:rsidTr="00391A6C">
        <w:trPr>
          <w:trHeight w:val="1405"/>
        </w:trPr>
        <w:tc>
          <w:tcPr>
            <w:tcW w:w="9430" w:type="dxa"/>
            <w:gridSpan w:val="5"/>
          </w:tcPr>
          <w:p w14:paraId="6C6EFEEE" w14:textId="77777777" w:rsidR="00200FF9" w:rsidRPr="00290412" w:rsidRDefault="00200FF9" w:rsidP="00837E1F">
            <w:pPr>
              <w:pStyle w:val="BlockText"/>
              <w:ind w:left="0" w:right="284"/>
              <w:jc w:val="both"/>
              <w:rPr>
                <w:lang w:val="en-US"/>
              </w:rPr>
            </w:pPr>
          </w:p>
        </w:tc>
      </w:tr>
      <w:tr w:rsidR="00200FF9" w:rsidRPr="00290412" w14:paraId="691D6CF4" w14:textId="77777777" w:rsidTr="00391A6C">
        <w:trPr>
          <w:trHeight w:hRule="exact" w:val="314"/>
        </w:trPr>
        <w:tc>
          <w:tcPr>
            <w:tcW w:w="9430" w:type="dxa"/>
            <w:gridSpan w:val="5"/>
          </w:tcPr>
          <w:p w14:paraId="48FB3B44" w14:textId="77777777" w:rsidR="00200FF9" w:rsidRPr="00290412" w:rsidRDefault="00200FF9">
            <w:pPr>
              <w:spacing w:before="60" w:after="60"/>
              <w:ind w:right="0"/>
              <w:jc w:val="center"/>
              <w:rPr>
                <w:lang w:val="en-US"/>
              </w:rPr>
            </w:pPr>
          </w:p>
        </w:tc>
      </w:tr>
      <w:tr w:rsidR="00200FF9" w:rsidRPr="00290412" w14:paraId="28341C62" w14:textId="77777777" w:rsidTr="00391A6C">
        <w:trPr>
          <w:trHeight w:hRule="exact" w:val="314"/>
        </w:trPr>
        <w:tc>
          <w:tcPr>
            <w:tcW w:w="9430" w:type="dxa"/>
            <w:gridSpan w:val="5"/>
          </w:tcPr>
          <w:p w14:paraId="28E9B0E5" w14:textId="77777777" w:rsidR="00200FF9" w:rsidRPr="00290412" w:rsidRDefault="00200FF9">
            <w:pPr>
              <w:spacing w:before="60" w:after="60"/>
              <w:ind w:right="0"/>
              <w:jc w:val="center"/>
              <w:rPr>
                <w:lang w:val="en-US"/>
              </w:rPr>
            </w:pPr>
          </w:p>
        </w:tc>
      </w:tr>
      <w:tr w:rsidR="00200FF9" w:rsidRPr="00290412" w14:paraId="3745A67B" w14:textId="77777777" w:rsidTr="00391A6C">
        <w:trPr>
          <w:cantSplit/>
          <w:trHeight w:hRule="exact" w:val="1405"/>
        </w:trPr>
        <w:tc>
          <w:tcPr>
            <w:tcW w:w="1256" w:type="dxa"/>
            <w:gridSpan w:val="2"/>
          </w:tcPr>
          <w:p w14:paraId="7231913F" w14:textId="77777777" w:rsidR="00200FF9" w:rsidRPr="00290412" w:rsidRDefault="00200FF9">
            <w:pPr>
              <w:spacing w:before="60" w:after="60"/>
              <w:ind w:right="0"/>
              <w:rPr>
                <w:u w:val="single"/>
                <w:lang w:val="en-US"/>
              </w:rPr>
            </w:pPr>
          </w:p>
        </w:tc>
        <w:tc>
          <w:tcPr>
            <w:tcW w:w="8173" w:type="dxa"/>
            <w:gridSpan w:val="3"/>
          </w:tcPr>
          <w:p w14:paraId="729E202F" w14:textId="77777777" w:rsidR="00200FF9" w:rsidRPr="00290412" w:rsidRDefault="00200FF9">
            <w:pPr>
              <w:spacing w:before="60" w:after="60"/>
              <w:ind w:right="0"/>
              <w:rPr>
                <w:lang w:val="en-US"/>
              </w:rPr>
            </w:pPr>
          </w:p>
        </w:tc>
      </w:tr>
      <w:tr w:rsidR="00200FF9" w:rsidRPr="00E6669A" w14:paraId="51E49DF0" w14:textId="77777777" w:rsidTr="00391A6C">
        <w:trPr>
          <w:trHeight w:hRule="exact" w:val="7298"/>
        </w:trPr>
        <w:tc>
          <w:tcPr>
            <w:tcW w:w="9430" w:type="dxa"/>
            <w:gridSpan w:val="5"/>
          </w:tcPr>
          <w:p w14:paraId="06109CD2" w14:textId="77777777" w:rsidR="003B2087" w:rsidRPr="00290412" w:rsidRDefault="003B2087" w:rsidP="009C04E0">
            <w:pPr>
              <w:spacing w:before="60" w:after="60"/>
              <w:ind w:right="0"/>
              <w:jc w:val="center"/>
              <w:rPr>
                <w:rFonts w:cs="Times New Roman"/>
                <w:lang w:val="en-US"/>
              </w:rPr>
            </w:pPr>
          </w:p>
          <w:p w14:paraId="465CD97D" w14:textId="77777777" w:rsidR="009C04E0" w:rsidRPr="00290412" w:rsidRDefault="004F283F" w:rsidP="009C04E0">
            <w:pPr>
              <w:spacing w:before="60" w:after="60"/>
              <w:ind w:right="0"/>
              <w:jc w:val="center"/>
              <w:rPr>
                <w:rFonts w:cs="Times New Roman"/>
                <w:color w:val="000080"/>
                <w:sz w:val="32"/>
                <w:szCs w:val="32"/>
                <w:lang w:val="en-US"/>
              </w:rPr>
            </w:pPr>
            <w:r w:rsidRPr="00290412">
              <w:rPr>
                <w:b/>
                <w:color w:val="000080"/>
                <w:spacing w:val="60"/>
                <w:sz w:val="32"/>
                <w:szCs w:val="32"/>
                <w:lang w:val="en-US"/>
              </w:rPr>
              <w:t>S</w:t>
            </w:r>
            <w:r w:rsidRPr="004203E9">
              <w:rPr>
                <w:b/>
                <w:color w:val="000099"/>
                <w:spacing w:val="60"/>
                <w:sz w:val="32"/>
                <w:szCs w:val="32"/>
                <w:lang w:val="en-US"/>
              </w:rPr>
              <w:t>p</w:t>
            </w:r>
            <w:r w:rsidRPr="00290412">
              <w:rPr>
                <w:b/>
                <w:color w:val="000080"/>
                <w:spacing w:val="60"/>
                <w:sz w:val="32"/>
                <w:szCs w:val="32"/>
                <w:lang w:val="en-US"/>
              </w:rPr>
              <w:t>ecification for Suppliers</w:t>
            </w:r>
          </w:p>
          <w:p w14:paraId="731068E6" w14:textId="77777777" w:rsidR="004F283F" w:rsidRPr="00290412" w:rsidRDefault="004F283F" w:rsidP="004F283F">
            <w:pPr>
              <w:spacing w:before="60" w:after="60"/>
              <w:ind w:right="0"/>
              <w:rPr>
                <w:b/>
                <w:color w:val="000080"/>
                <w:spacing w:val="60"/>
                <w:lang w:val="en-US"/>
              </w:rPr>
            </w:pPr>
          </w:p>
          <w:p w14:paraId="57952D40" w14:textId="77777777" w:rsidR="004F283F" w:rsidRPr="00290412" w:rsidRDefault="008757E3" w:rsidP="009C04E0">
            <w:pPr>
              <w:spacing w:before="60" w:after="60"/>
              <w:ind w:right="0"/>
              <w:jc w:val="center"/>
              <w:rPr>
                <w:rFonts w:cs="Times New Roman"/>
                <w:color w:val="000080"/>
                <w:sz w:val="32"/>
                <w:szCs w:val="32"/>
                <w:lang w:val="en-US"/>
              </w:rPr>
            </w:pPr>
            <w:r>
              <w:rPr>
                <w:b/>
                <w:color w:val="000080"/>
                <w:sz w:val="32"/>
                <w:szCs w:val="32"/>
                <w:lang w:val="en-US"/>
              </w:rPr>
              <w:t>Cover unit with integrated l</w:t>
            </w:r>
            <w:r w:rsidR="004F283F" w:rsidRPr="004203E9">
              <w:rPr>
                <w:b/>
                <w:color w:val="000080"/>
                <w:sz w:val="32"/>
                <w:szCs w:val="32"/>
                <w:lang w:val="en-US"/>
              </w:rPr>
              <w:t>ining wea</w:t>
            </w:r>
            <w:r w:rsidR="000651C4" w:rsidRPr="004203E9">
              <w:rPr>
                <w:b/>
                <w:color w:val="000080"/>
                <w:sz w:val="32"/>
                <w:szCs w:val="32"/>
                <w:lang w:val="en-US"/>
              </w:rPr>
              <w:t xml:space="preserve">r </w:t>
            </w:r>
            <w:r w:rsidR="004F283F" w:rsidRPr="004203E9">
              <w:rPr>
                <w:b/>
                <w:color w:val="000080"/>
                <w:sz w:val="32"/>
                <w:szCs w:val="32"/>
                <w:lang w:val="en-US"/>
              </w:rPr>
              <w:t>sensor</w:t>
            </w:r>
            <w:r w:rsidR="004F283F" w:rsidRPr="00290412">
              <w:rPr>
                <w:b/>
                <w:color w:val="000080"/>
                <w:sz w:val="32"/>
                <w:szCs w:val="32"/>
                <w:lang w:val="en-US"/>
              </w:rPr>
              <w:t xml:space="preserve"> for pneumatically </w:t>
            </w:r>
            <w:r w:rsidR="004E26C0" w:rsidRPr="00290412">
              <w:rPr>
                <w:b/>
                <w:color w:val="000080"/>
                <w:sz w:val="32"/>
                <w:szCs w:val="32"/>
                <w:lang w:val="en-US"/>
              </w:rPr>
              <w:t>o</w:t>
            </w:r>
            <w:r w:rsidR="00DA3296">
              <w:rPr>
                <w:b/>
                <w:color w:val="000080"/>
                <w:sz w:val="32"/>
                <w:szCs w:val="32"/>
                <w:lang w:val="en-US"/>
              </w:rPr>
              <w:t>perated</w:t>
            </w:r>
            <w:r w:rsidR="00DA3296">
              <w:rPr>
                <w:b/>
                <w:color w:val="000080"/>
                <w:sz w:val="32"/>
                <w:szCs w:val="32"/>
                <w:lang w:val="en-US"/>
              </w:rPr>
              <w:br/>
            </w:r>
            <w:r w:rsidR="003572E9" w:rsidRPr="00290412">
              <w:rPr>
                <w:b/>
                <w:color w:val="000080"/>
                <w:sz w:val="32"/>
                <w:szCs w:val="32"/>
                <w:lang w:val="en-US"/>
              </w:rPr>
              <w:t>d</w:t>
            </w:r>
            <w:r w:rsidR="004F283F" w:rsidRPr="00290412">
              <w:rPr>
                <w:b/>
                <w:color w:val="000080"/>
                <w:sz w:val="32"/>
                <w:szCs w:val="32"/>
                <w:lang w:val="en-US"/>
              </w:rPr>
              <w:t>isc brakes for commercial vehicles</w:t>
            </w:r>
          </w:p>
          <w:p w14:paraId="10F5C718" w14:textId="77777777" w:rsidR="003B2087" w:rsidRPr="00290412" w:rsidRDefault="003B2087" w:rsidP="009C04E0">
            <w:pPr>
              <w:spacing w:before="60" w:after="60"/>
              <w:ind w:right="0"/>
              <w:jc w:val="center"/>
              <w:rPr>
                <w:rFonts w:cs="Times New Roman"/>
                <w:color w:val="000080"/>
                <w:lang w:val="en-US"/>
              </w:rPr>
            </w:pPr>
          </w:p>
          <w:p w14:paraId="3FE3AB33" w14:textId="77777777" w:rsidR="00A41311" w:rsidRPr="00290412" w:rsidRDefault="00A41311" w:rsidP="009C04E0">
            <w:pPr>
              <w:spacing w:before="60" w:after="60"/>
              <w:ind w:right="0"/>
              <w:jc w:val="center"/>
              <w:rPr>
                <w:rFonts w:cs="Times New Roman"/>
                <w:color w:val="000080"/>
                <w:lang w:val="en-US"/>
              </w:rPr>
            </w:pPr>
          </w:p>
          <w:p w14:paraId="1C2BA84F" w14:textId="77777777" w:rsidR="002D516E" w:rsidRPr="0036532E" w:rsidRDefault="002D516E" w:rsidP="00D54913">
            <w:pPr>
              <w:spacing w:before="60" w:after="60"/>
              <w:ind w:right="0"/>
              <w:rPr>
                <w:color w:val="FF0000"/>
                <w:lang w:val="en-US"/>
              </w:rPr>
            </w:pPr>
          </w:p>
        </w:tc>
      </w:tr>
      <w:tr w:rsidR="00200FF9" w:rsidRPr="00E6669A" w14:paraId="73F87C0A" w14:textId="77777777" w:rsidTr="00391A6C">
        <w:trPr>
          <w:trHeight w:hRule="exact" w:val="514"/>
        </w:trPr>
        <w:tc>
          <w:tcPr>
            <w:tcW w:w="9430" w:type="dxa"/>
            <w:gridSpan w:val="5"/>
          </w:tcPr>
          <w:p w14:paraId="4A8BE5B7" w14:textId="77777777" w:rsidR="00200FF9" w:rsidRPr="0036532E" w:rsidRDefault="00200FF9">
            <w:pPr>
              <w:spacing w:before="60" w:after="60"/>
              <w:ind w:right="0"/>
              <w:jc w:val="left"/>
              <w:rPr>
                <w:lang w:val="en-US"/>
              </w:rPr>
            </w:pPr>
          </w:p>
        </w:tc>
      </w:tr>
      <w:tr w:rsidR="009C04E0" w:rsidRPr="00E6669A" w14:paraId="72356B39" w14:textId="77777777" w:rsidTr="00391A6C">
        <w:trPr>
          <w:cantSplit/>
          <w:trHeight w:hRule="exact" w:val="314"/>
        </w:trPr>
        <w:tc>
          <w:tcPr>
            <w:tcW w:w="1029" w:type="dxa"/>
          </w:tcPr>
          <w:p w14:paraId="1EBB6E51" w14:textId="77777777" w:rsidR="009C04E0" w:rsidRPr="00290412" w:rsidRDefault="009C04E0">
            <w:pPr>
              <w:spacing w:before="60" w:after="60"/>
              <w:ind w:right="0"/>
              <w:jc w:val="left"/>
              <w:rPr>
                <w:color w:val="000000"/>
                <w:u w:val="single"/>
                <w:lang w:val="en-US"/>
              </w:rPr>
            </w:pPr>
          </w:p>
        </w:tc>
        <w:tc>
          <w:tcPr>
            <w:tcW w:w="1327" w:type="dxa"/>
            <w:gridSpan w:val="2"/>
          </w:tcPr>
          <w:p w14:paraId="1783D572" w14:textId="77777777" w:rsidR="009C04E0" w:rsidRPr="00290412" w:rsidRDefault="009C04E0" w:rsidP="009C04E0">
            <w:pPr>
              <w:spacing w:before="60" w:after="60"/>
              <w:ind w:right="0"/>
              <w:jc w:val="left"/>
              <w:rPr>
                <w:color w:val="000000"/>
                <w:lang w:val="en-US"/>
              </w:rPr>
            </w:pPr>
          </w:p>
        </w:tc>
        <w:tc>
          <w:tcPr>
            <w:tcW w:w="1142" w:type="dxa"/>
          </w:tcPr>
          <w:p w14:paraId="37A03CD9" w14:textId="77777777" w:rsidR="009C04E0" w:rsidRPr="00290412" w:rsidRDefault="009C04E0" w:rsidP="009D0CD1">
            <w:pPr>
              <w:spacing w:before="60" w:after="60"/>
              <w:ind w:right="0"/>
              <w:jc w:val="left"/>
              <w:rPr>
                <w:color w:val="000000"/>
                <w:lang w:val="en-US"/>
              </w:rPr>
            </w:pPr>
          </w:p>
        </w:tc>
        <w:tc>
          <w:tcPr>
            <w:tcW w:w="5930" w:type="dxa"/>
          </w:tcPr>
          <w:p w14:paraId="194B20C9" w14:textId="77777777" w:rsidR="009C04E0" w:rsidRPr="00290412" w:rsidRDefault="009C04E0" w:rsidP="009C04E0">
            <w:pPr>
              <w:spacing w:before="60" w:after="60"/>
              <w:ind w:right="0"/>
              <w:jc w:val="left"/>
              <w:rPr>
                <w:color w:val="000000"/>
                <w:lang w:val="en-US"/>
              </w:rPr>
            </w:pPr>
          </w:p>
        </w:tc>
      </w:tr>
      <w:tr w:rsidR="009C04E0" w:rsidRPr="00E6669A" w14:paraId="7ECB2EDA" w14:textId="77777777" w:rsidTr="00391A6C">
        <w:trPr>
          <w:cantSplit/>
          <w:trHeight w:hRule="exact" w:val="314"/>
        </w:trPr>
        <w:tc>
          <w:tcPr>
            <w:tcW w:w="1029" w:type="dxa"/>
          </w:tcPr>
          <w:p w14:paraId="065F705B" w14:textId="77777777" w:rsidR="009C04E0" w:rsidRPr="00290412" w:rsidRDefault="009C04E0">
            <w:pPr>
              <w:spacing w:before="60" w:after="60"/>
              <w:ind w:right="0"/>
              <w:jc w:val="left"/>
              <w:rPr>
                <w:color w:val="000000"/>
                <w:u w:val="single"/>
                <w:lang w:val="en-US"/>
              </w:rPr>
            </w:pPr>
          </w:p>
        </w:tc>
        <w:tc>
          <w:tcPr>
            <w:tcW w:w="1327" w:type="dxa"/>
            <w:gridSpan w:val="2"/>
          </w:tcPr>
          <w:p w14:paraId="16661646" w14:textId="77777777" w:rsidR="009C04E0" w:rsidRPr="00290412" w:rsidRDefault="009C04E0" w:rsidP="009C04E0">
            <w:pPr>
              <w:spacing w:before="60" w:after="60"/>
              <w:ind w:right="0"/>
              <w:jc w:val="left"/>
              <w:rPr>
                <w:color w:val="000000"/>
                <w:lang w:val="en-US"/>
              </w:rPr>
            </w:pPr>
          </w:p>
        </w:tc>
        <w:tc>
          <w:tcPr>
            <w:tcW w:w="1142" w:type="dxa"/>
          </w:tcPr>
          <w:p w14:paraId="65712C48" w14:textId="77777777" w:rsidR="009C04E0" w:rsidRPr="00290412" w:rsidRDefault="009C04E0" w:rsidP="009D0CD1">
            <w:pPr>
              <w:spacing w:before="60" w:after="60"/>
              <w:ind w:right="0"/>
              <w:jc w:val="left"/>
              <w:rPr>
                <w:color w:val="000000"/>
                <w:lang w:val="en-US"/>
              </w:rPr>
            </w:pPr>
          </w:p>
        </w:tc>
        <w:tc>
          <w:tcPr>
            <w:tcW w:w="5930" w:type="dxa"/>
          </w:tcPr>
          <w:p w14:paraId="41BCB07B" w14:textId="77777777" w:rsidR="009C04E0" w:rsidRPr="00290412" w:rsidRDefault="009C04E0" w:rsidP="009C04E0">
            <w:pPr>
              <w:spacing w:before="60" w:after="60"/>
              <w:ind w:right="0"/>
              <w:jc w:val="left"/>
              <w:rPr>
                <w:color w:val="000000"/>
                <w:lang w:val="en-US"/>
              </w:rPr>
            </w:pPr>
          </w:p>
        </w:tc>
      </w:tr>
    </w:tbl>
    <w:p w14:paraId="53D16F09" w14:textId="77777777" w:rsidR="00200FF9" w:rsidRPr="00290412" w:rsidRDefault="00200FF9">
      <w:pPr>
        <w:rPr>
          <w:lang w:val="en-US"/>
        </w:rPr>
        <w:sectPr w:rsidR="00200FF9" w:rsidRPr="00290412">
          <w:headerReference w:type="default" r:id="rId11"/>
          <w:footerReference w:type="default" r:id="rId12"/>
          <w:headerReference w:type="first" r:id="rId13"/>
          <w:footerReference w:type="first" r:id="rId14"/>
          <w:pgSz w:w="11907" w:h="16840" w:code="9"/>
          <w:pgMar w:top="2268" w:right="851" w:bottom="2268" w:left="1701" w:header="567" w:footer="737" w:gutter="0"/>
          <w:cols w:space="720"/>
          <w:noEndnote/>
        </w:sectPr>
      </w:pPr>
    </w:p>
    <w:p w14:paraId="249D8044" w14:textId="77777777" w:rsidR="00200FF9" w:rsidRPr="00290412" w:rsidRDefault="002E16C8">
      <w:pPr>
        <w:spacing w:before="120" w:after="360"/>
        <w:jc w:val="left"/>
        <w:rPr>
          <w:b/>
          <w:u w:val="single"/>
          <w:lang w:val="en-US"/>
        </w:rPr>
      </w:pPr>
      <w:r w:rsidRPr="00290412">
        <w:rPr>
          <w:b/>
          <w:u w:val="single"/>
          <w:lang w:val="en-US"/>
        </w:rPr>
        <w:t>Modifications</w:t>
      </w:r>
    </w:p>
    <w:tbl>
      <w:tblPr>
        <w:tblW w:w="0" w:type="auto"/>
        <w:tblLayout w:type="fixed"/>
        <w:tblCellMar>
          <w:left w:w="71" w:type="dxa"/>
          <w:right w:w="71" w:type="dxa"/>
        </w:tblCellMar>
        <w:tblLook w:val="0000" w:firstRow="0" w:lastRow="0" w:firstColumn="0" w:lastColumn="0" w:noHBand="0" w:noVBand="0"/>
      </w:tblPr>
      <w:tblGrid>
        <w:gridCol w:w="567"/>
        <w:gridCol w:w="1205"/>
        <w:gridCol w:w="1063"/>
        <w:gridCol w:w="1985"/>
        <w:gridCol w:w="4607"/>
      </w:tblGrid>
      <w:tr w:rsidR="00200FF9" w:rsidRPr="00290412" w14:paraId="386834CE" w14:textId="77777777">
        <w:trPr>
          <w:trHeight w:val="300"/>
          <w:tblHeader/>
        </w:trPr>
        <w:tc>
          <w:tcPr>
            <w:tcW w:w="567" w:type="dxa"/>
            <w:tcBorders>
              <w:top w:val="single" w:sz="4" w:space="0" w:color="auto"/>
              <w:left w:val="single" w:sz="4" w:space="0" w:color="auto"/>
              <w:right w:val="single" w:sz="4" w:space="0" w:color="auto"/>
            </w:tcBorders>
            <w:shd w:val="pct5" w:color="auto" w:fill="auto"/>
          </w:tcPr>
          <w:p w14:paraId="494E7BEE" w14:textId="77777777" w:rsidR="00200FF9" w:rsidRPr="00290412" w:rsidRDefault="00200FF9">
            <w:pPr>
              <w:spacing w:before="120" w:after="120"/>
              <w:ind w:right="0"/>
              <w:jc w:val="center"/>
              <w:rPr>
                <w:lang w:val="en-US"/>
              </w:rPr>
            </w:pPr>
            <w:r w:rsidRPr="00290412">
              <w:rPr>
                <w:lang w:val="en-US"/>
              </w:rPr>
              <w:t>Rev.</w:t>
            </w:r>
          </w:p>
        </w:tc>
        <w:tc>
          <w:tcPr>
            <w:tcW w:w="1205" w:type="dxa"/>
            <w:tcBorders>
              <w:top w:val="single" w:sz="4" w:space="0" w:color="auto"/>
              <w:left w:val="single" w:sz="4" w:space="0" w:color="auto"/>
              <w:right w:val="single" w:sz="4" w:space="0" w:color="auto"/>
            </w:tcBorders>
            <w:shd w:val="pct5" w:color="auto" w:fill="auto"/>
          </w:tcPr>
          <w:p w14:paraId="62F54162" w14:textId="77777777" w:rsidR="00200FF9" w:rsidRPr="00290412" w:rsidRDefault="00C10907">
            <w:pPr>
              <w:spacing w:before="120" w:after="120"/>
              <w:ind w:right="0"/>
              <w:jc w:val="left"/>
              <w:rPr>
                <w:lang w:val="en-US"/>
              </w:rPr>
            </w:pPr>
            <w:r w:rsidRPr="00290412">
              <w:rPr>
                <w:lang w:val="en-US"/>
              </w:rPr>
              <w:t>Date</w:t>
            </w:r>
          </w:p>
        </w:tc>
        <w:tc>
          <w:tcPr>
            <w:tcW w:w="1063" w:type="dxa"/>
            <w:tcBorders>
              <w:top w:val="single" w:sz="4" w:space="0" w:color="auto"/>
              <w:left w:val="single" w:sz="4" w:space="0" w:color="auto"/>
              <w:right w:val="single" w:sz="4" w:space="0" w:color="auto"/>
            </w:tcBorders>
            <w:shd w:val="pct5" w:color="auto" w:fill="auto"/>
          </w:tcPr>
          <w:p w14:paraId="75DA4A54" w14:textId="77777777" w:rsidR="00200FF9" w:rsidRPr="00290412" w:rsidRDefault="00C10907">
            <w:pPr>
              <w:spacing w:before="120" w:after="120"/>
              <w:ind w:right="0"/>
              <w:jc w:val="left"/>
              <w:rPr>
                <w:lang w:val="en-US"/>
              </w:rPr>
            </w:pPr>
            <w:r w:rsidRPr="00290412">
              <w:rPr>
                <w:lang w:val="en-US"/>
              </w:rPr>
              <w:t>Page</w:t>
            </w:r>
          </w:p>
        </w:tc>
        <w:tc>
          <w:tcPr>
            <w:tcW w:w="1985" w:type="dxa"/>
            <w:tcBorders>
              <w:top w:val="single" w:sz="4" w:space="0" w:color="auto"/>
              <w:left w:val="single" w:sz="4" w:space="0" w:color="auto"/>
              <w:right w:val="single" w:sz="4" w:space="0" w:color="auto"/>
            </w:tcBorders>
            <w:shd w:val="pct5" w:color="auto" w:fill="auto"/>
          </w:tcPr>
          <w:p w14:paraId="526270C6" w14:textId="77777777" w:rsidR="00200FF9" w:rsidRPr="00290412" w:rsidRDefault="00200FF9">
            <w:pPr>
              <w:spacing w:before="120" w:after="120"/>
              <w:ind w:right="0"/>
              <w:jc w:val="left"/>
              <w:rPr>
                <w:lang w:val="en-US"/>
              </w:rPr>
            </w:pPr>
            <w:r w:rsidRPr="00290412">
              <w:rPr>
                <w:lang w:val="en-US"/>
              </w:rPr>
              <w:t>Name</w:t>
            </w:r>
          </w:p>
        </w:tc>
        <w:tc>
          <w:tcPr>
            <w:tcW w:w="4607" w:type="dxa"/>
            <w:tcBorders>
              <w:top w:val="single" w:sz="4" w:space="0" w:color="auto"/>
              <w:left w:val="single" w:sz="4" w:space="0" w:color="auto"/>
              <w:right w:val="single" w:sz="4" w:space="0" w:color="auto"/>
            </w:tcBorders>
            <w:shd w:val="pct5" w:color="auto" w:fill="auto"/>
          </w:tcPr>
          <w:p w14:paraId="258D4A4D" w14:textId="77777777" w:rsidR="00200FF9" w:rsidRPr="00290412" w:rsidRDefault="00C10907">
            <w:pPr>
              <w:spacing w:before="120" w:after="120"/>
              <w:ind w:right="0"/>
              <w:jc w:val="left"/>
              <w:rPr>
                <w:lang w:val="en-US"/>
              </w:rPr>
            </w:pPr>
            <w:r w:rsidRPr="00290412">
              <w:rPr>
                <w:lang w:val="en-US"/>
              </w:rPr>
              <w:t>Changes</w:t>
            </w:r>
          </w:p>
        </w:tc>
      </w:tr>
      <w:tr w:rsidR="00200FF9" w:rsidRPr="00290412" w14:paraId="36AAE063" w14:textId="77777777">
        <w:tc>
          <w:tcPr>
            <w:tcW w:w="567" w:type="dxa"/>
            <w:tcBorders>
              <w:top w:val="single" w:sz="4" w:space="0" w:color="auto"/>
              <w:left w:val="single" w:sz="4" w:space="0" w:color="auto"/>
              <w:bottom w:val="single" w:sz="4" w:space="0" w:color="auto"/>
              <w:right w:val="single" w:sz="4" w:space="0" w:color="auto"/>
            </w:tcBorders>
          </w:tcPr>
          <w:p w14:paraId="10BE8B98" w14:textId="77777777" w:rsidR="00200FF9" w:rsidRPr="00290412" w:rsidRDefault="003B2087">
            <w:pPr>
              <w:spacing w:before="120" w:after="120"/>
              <w:ind w:right="0"/>
              <w:jc w:val="center"/>
              <w:rPr>
                <w:caps/>
                <w:lang w:val="en-US"/>
              </w:rPr>
            </w:pPr>
            <w:r w:rsidRPr="00290412">
              <w:rPr>
                <w:caps/>
                <w:lang w:val="en-US"/>
              </w:rPr>
              <w:t>000</w:t>
            </w:r>
          </w:p>
        </w:tc>
        <w:tc>
          <w:tcPr>
            <w:tcW w:w="1205" w:type="dxa"/>
            <w:tcBorders>
              <w:top w:val="single" w:sz="4" w:space="0" w:color="auto"/>
              <w:left w:val="single" w:sz="4" w:space="0" w:color="auto"/>
              <w:bottom w:val="single" w:sz="4" w:space="0" w:color="auto"/>
              <w:right w:val="single" w:sz="4" w:space="0" w:color="auto"/>
            </w:tcBorders>
          </w:tcPr>
          <w:p w14:paraId="78FE0801" w14:textId="77777777" w:rsidR="00200FF9" w:rsidRPr="00290412" w:rsidRDefault="00E13A70" w:rsidP="00DA3296">
            <w:pPr>
              <w:spacing w:before="120" w:after="120"/>
              <w:ind w:right="0"/>
              <w:jc w:val="left"/>
              <w:rPr>
                <w:lang w:val="en-US"/>
              </w:rPr>
            </w:pPr>
            <w:r>
              <w:rPr>
                <w:lang w:val="en-US"/>
              </w:rPr>
              <w:t>23.06.2020</w:t>
            </w:r>
          </w:p>
        </w:tc>
        <w:tc>
          <w:tcPr>
            <w:tcW w:w="1063" w:type="dxa"/>
            <w:tcBorders>
              <w:top w:val="single" w:sz="4" w:space="0" w:color="auto"/>
              <w:left w:val="single" w:sz="4" w:space="0" w:color="auto"/>
              <w:bottom w:val="single" w:sz="4" w:space="0" w:color="auto"/>
              <w:right w:val="single" w:sz="4" w:space="0" w:color="auto"/>
            </w:tcBorders>
          </w:tcPr>
          <w:p w14:paraId="4485FAA2" w14:textId="77777777" w:rsidR="00200FF9" w:rsidRPr="00290412" w:rsidRDefault="00200FF9">
            <w:pPr>
              <w:spacing w:before="120" w:after="120"/>
              <w:ind w:right="0"/>
              <w:jc w:val="left"/>
              <w:rPr>
                <w:lang w:val="en-US"/>
              </w:rPr>
            </w:pPr>
          </w:p>
        </w:tc>
        <w:tc>
          <w:tcPr>
            <w:tcW w:w="1985" w:type="dxa"/>
            <w:tcBorders>
              <w:top w:val="single" w:sz="4" w:space="0" w:color="auto"/>
              <w:left w:val="single" w:sz="4" w:space="0" w:color="auto"/>
              <w:bottom w:val="single" w:sz="4" w:space="0" w:color="auto"/>
              <w:right w:val="single" w:sz="4" w:space="0" w:color="auto"/>
            </w:tcBorders>
          </w:tcPr>
          <w:p w14:paraId="62ED04D2" w14:textId="77777777" w:rsidR="00200FF9" w:rsidRPr="00290412" w:rsidRDefault="00E13A70">
            <w:pPr>
              <w:spacing w:before="120" w:after="120"/>
              <w:ind w:right="0"/>
              <w:jc w:val="left"/>
              <w:rPr>
                <w:lang w:val="en-US"/>
              </w:rPr>
            </w:pPr>
            <w:r>
              <w:rPr>
                <w:lang w:val="en-US"/>
              </w:rPr>
              <w:t>Steinhuber T/WDD2.3</w:t>
            </w:r>
          </w:p>
        </w:tc>
        <w:tc>
          <w:tcPr>
            <w:tcW w:w="4607" w:type="dxa"/>
            <w:tcBorders>
              <w:top w:val="single" w:sz="4" w:space="0" w:color="auto"/>
              <w:left w:val="single" w:sz="4" w:space="0" w:color="auto"/>
              <w:bottom w:val="single" w:sz="4" w:space="0" w:color="auto"/>
              <w:right w:val="single" w:sz="4" w:space="0" w:color="auto"/>
            </w:tcBorders>
          </w:tcPr>
          <w:p w14:paraId="39DEE2AD" w14:textId="77777777" w:rsidR="00200FF9" w:rsidRPr="00290412" w:rsidRDefault="003744CB">
            <w:pPr>
              <w:spacing w:before="120" w:after="120"/>
              <w:ind w:right="0"/>
              <w:jc w:val="left"/>
              <w:rPr>
                <w:lang w:val="en-US"/>
              </w:rPr>
            </w:pPr>
            <w:r>
              <w:rPr>
                <w:lang w:val="en-US"/>
              </w:rPr>
              <w:t>P</w:t>
            </w:r>
            <w:r w:rsidRPr="003744CB">
              <w:rPr>
                <w:lang w:val="en-US"/>
              </w:rPr>
              <w:t>reliminary release to request</w:t>
            </w:r>
          </w:p>
        </w:tc>
      </w:tr>
      <w:tr w:rsidR="00EB6F03" w:rsidRPr="005D30AA" w14:paraId="682EF8D0" w14:textId="77777777">
        <w:tc>
          <w:tcPr>
            <w:tcW w:w="567" w:type="dxa"/>
            <w:tcBorders>
              <w:top w:val="single" w:sz="4" w:space="0" w:color="auto"/>
              <w:left w:val="single" w:sz="4" w:space="0" w:color="auto"/>
              <w:bottom w:val="single" w:sz="4" w:space="0" w:color="auto"/>
              <w:right w:val="single" w:sz="4" w:space="0" w:color="auto"/>
            </w:tcBorders>
          </w:tcPr>
          <w:p w14:paraId="546F1220" w14:textId="77777777" w:rsidR="00EB6F03" w:rsidRPr="00290412" w:rsidRDefault="009C1222">
            <w:pPr>
              <w:spacing w:before="120" w:after="120"/>
              <w:ind w:right="0"/>
              <w:jc w:val="center"/>
              <w:rPr>
                <w:caps/>
                <w:lang w:val="en-US"/>
              </w:rPr>
            </w:pPr>
            <w:r>
              <w:rPr>
                <w:caps/>
                <w:lang w:val="en-US"/>
              </w:rPr>
              <w:t>001</w:t>
            </w:r>
          </w:p>
        </w:tc>
        <w:tc>
          <w:tcPr>
            <w:tcW w:w="1205" w:type="dxa"/>
            <w:tcBorders>
              <w:top w:val="single" w:sz="4" w:space="0" w:color="auto"/>
              <w:left w:val="single" w:sz="4" w:space="0" w:color="auto"/>
              <w:bottom w:val="single" w:sz="4" w:space="0" w:color="auto"/>
              <w:right w:val="single" w:sz="4" w:space="0" w:color="auto"/>
            </w:tcBorders>
          </w:tcPr>
          <w:p w14:paraId="44173F80" w14:textId="3147E09C" w:rsidR="00EB6F03" w:rsidRPr="00290412" w:rsidRDefault="00232951">
            <w:pPr>
              <w:spacing w:before="120" w:after="120"/>
              <w:ind w:right="0"/>
              <w:jc w:val="left"/>
              <w:rPr>
                <w:lang w:val="en-US"/>
              </w:rPr>
            </w:pPr>
            <w:r>
              <w:rPr>
                <w:lang w:val="en-US"/>
              </w:rPr>
              <w:t>0</w:t>
            </w:r>
            <w:r w:rsidR="00CF5C82">
              <w:rPr>
                <w:lang w:val="en-US"/>
              </w:rPr>
              <w:t>2</w:t>
            </w:r>
            <w:r>
              <w:rPr>
                <w:lang w:val="en-US"/>
              </w:rPr>
              <w:t>.0</w:t>
            </w:r>
            <w:r w:rsidR="00CF5C82">
              <w:rPr>
                <w:lang w:val="en-US"/>
              </w:rPr>
              <w:t>8</w:t>
            </w:r>
            <w:r>
              <w:rPr>
                <w:lang w:val="en-US"/>
              </w:rPr>
              <w:t>.2021</w:t>
            </w:r>
          </w:p>
        </w:tc>
        <w:tc>
          <w:tcPr>
            <w:tcW w:w="1063" w:type="dxa"/>
            <w:tcBorders>
              <w:top w:val="single" w:sz="4" w:space="0" w:color="auto"/>
              <w:left w:val="single" w:sz="4" w:space="0" w:color="auto"/>
              <w:bottom w:val="single" w:sz="4" w:space="0" w:color="auto"/>
              <w:right w:val="single" w:sz="4" w:space="0" w:color="auto"/>
            </w:tcBorders>
          </w:tcPr>
          <w:p w14:paraId="4AEBDE3A" w14:textId="77777777" w:rsidR="00EB6F03" w:rsidRPr="00290412" w:rsidRDefault="00232951">
            <w:pPr>
              <w:spacing w:before="120" w:after="120"/>
              <w:ind w:right="0"/>
              <w:jc w:val="left"/>
              <w:rPr>
                <w:lang w:val="en-US"/>
              </w:rPr>
            </w:pPr>
            <w:r>
              <w:rPr>
                <w:lang w:val="en-US"/>
              </w:rPr>
              <w:t>-</w:t>
            </w:r>
          </w:p>
        </w:tc>
        <w:tc>
          <w:tcPr>
            <w:tcW w:w="1985" w:type="dxa"/>
            <w:tcBorders>
              <w:top w:val="single" w:sz="4" w:space="0" w:color="auto"/>
              <w:left w:val="single" w:sz="4" w:space="0" w:color="auto"/>
              <w:bottom w:val="single" w:sz="4" w:space="0" w:color="auto"/>
              <w:right w:val="single" w:sz="4" w:space="0" w:color="auto"/>
            </w:tcBorders>
          </w:tcPr>
          <w:p w14:paraId="55B930E9" w14:textId="77777777" w:rsidR="00EB6F03" w:rsidRPr="005D30AA" w:rsidRDefault="009C1222">
            <w:pPr>
              <w:spacing w:before="120" w:after="120"/>
              <w:ind w:right="0"/>
              <w:jc w:val="left"/>
            </w:pPr>
            <w:r w:rsidRPr="005D30AA">
              <w:t xml:space="preserve">Steinhuber </w:t>
            </w:r>
            <w:r w:rsidR="005D30AA">
              <w:t xml:space="preserve">        </w:t>
            </w:r>
            <w:r w:rsidRPr="005D30AA">
              <w:t>T/</w:t>
            </w:r>
            <w:r w:rsidR="005D30AA" w:rsidRPr="005D30AA">
              <w:t>R-WE-R</w:t>
            </w:r>
            <w:r w:rsidR="005D30AA">
              <w:t>D-SBD3</w:t>
            </w:r>
          </w:p>
        </w:tc>
        <w:tc>
          <w:tcPr>
            <w:tcW w:w="4607" w:type="dxa"/>
            <w:tcBorders>
              <w:top w:val="single" w:sz="4" w:space="0" w:color="auto"/>
              <w:left w:val="single" w:sz="4" w:space="0" w:color="auto"/>
              <w:bottom w:val="single" w:sz="4" w:space="0" w:color="auto"/>
              <w:right w:val="single" w:sz="4" w:space="0" w:color="auto"/>
            </w:tcBorders>
          </w:tcPr>
          <w:p w14:paraId="3C962C51" w14:textId="77777777" w:rsidR="00EB6F03" w:rsidRPr="005D30AA" w:rsidRDefault="00232951" w:rsidP="00E624EB">
            <w:pPr>
              <w:spacing w:before="120" w:after="120"/>
              <w:ind w:right="0"/>
              <w:jc w:val="left"/>
            </w:pPr>
            <w:r>
              <w:t>General revision</w:t>
            </w:r>
          </w:p>
        </w:tc>
      </w:tr>
      <w:tr w:rsidR="0098278A" w:rsidRPr="005D30AA" w14:paraId="54146F29" w14:textId="77777777">
        <w:tc>
          <w:tcPr>
            <w:tcW w:w="567" w:type="dxa"/>
            <w:tcBorders>
              <w:top w:val="single" w:sz="4" w:space="0" w:color="auto"/>
              <w:left w:val="single" w:sz="4" w:space="0" w:color="auto"/>
              <w:bottom w:val="single" w:sz="4" w:space="0" w:color="auto"/>
              <w:right w:val="single" w:sz="4" w:space="0" w:color="auto"/>
            </w:tcBorders>
          </w:tcPr>
          <w:p w14:paraId="6D0C3826" w14:textId="77777777" w:rsidR="0098278A" w:rsidRPr="005D30AA" w:rsidRDefault="0098278A">
            <w:pPr>
              <w:spacing w:before="120" w:after="120"/>
              <w:ind w:right="0"/>
              <w:jc w:val="center"/>
              <w:rPr>
                <w:caps/>
              </w:rPr>
            </w:pPr>
          </w:p>
        </w:tc>
        <w:tc>
          <w:tcPr>
            <w:tcW w:w="1205" w:type="dxa"/>
            <w:tcBorders>
              <w:top w:val="single" w:sz="4" w:space="0" w:color="auto"/>
              <w:left w:val="single" w:sz="4" w:space="0" w:color="auto"/>
              <w:bottom w:val="single" w:sz="4" w:space="0" w:color="auto"/>
              <w:right w:val="single" w:sz="4" w:space="0" w:color="auto"/>
            </w:tcBorders>
          </w:tcPr>
          <w:p w14:paraId="08D2FBED" w14:textId="77777777" w:rsidR="0098278A" w:rsidRPr="005D30AA" w:rsidRDefault="0098278A" w:rsidP="0098278A">
            <w:pPr>
              <w:spacing w:before="120" w:after="120"/>
              <w:ind w:right="0"/>
              <w:jc w:val="left"/>
            </w:pPr>
          </w:p>
        </w:tc>
        <w:tc>
          <w:tcPr>
            <w:tcW w:w="1063" w:type="dxa"/>
            <w:tcBorders>
              <w:top w:val="single" w:sz="4" w:space="0" w:color="auto"/>
              <w:left w:val="single" w:sz="4" w:space="0" w:color="auto"/>
              <w:bottom w:val="single" w:sz="4" w:space="0" w:color="auto"/>
              <w:right w:val="single" w:sz="4" w:space="0" w:color="auto"/>
            </w:tcBorders>
          </w:tcPr>
          <w:p w14:paraId="211758CA" w14:textId="77777777" w:rsidR="0098278A" w:rsidRPr="005D30AA" w:rsidRDefault="0098278A" w:rsidP="00BD6DB8">
            <w:pPr>
              <w:spacing w:before="120" w:after="120"/>
              <w:ind w:right="0"/>
              <w:jc w:val="left"/>
            </w:pPr>
          </w:p>
        </w:tc>
        <w:tc>
          <w:tcPr>
            <w:tcW w:w="1985" w:type="dxa"/>
            <w:tcBorders>
              <w:top w:val="single" w:sz="4" w:space="0" w:color="auto"/>
              <w:left w:val="single" w:sz="4" w:space="0" w:color="auto"/>
              <w:bottom w:val="single" w:sz="4" w:space="0" w:color="auto"/>
              <w:right w:val="single" w:sz="4" w:space="0" w:color="auto"/>
            </w:tcBorders>
          </w:tcPr>
          <w:p w14:paraId="17B5FEDF" w14:textId="77777777" w:rsidR="0098278A" w:rsidRPr="005D30AA" w:rsidRDefault="0098278A" w:rsidP="0098278A">
            <w:pPr>
              <w:spacing w:before="120" w:after="120"/>
              <w:ind w:right="0"/>
              <w:jc w:val="left"/>
            </w:pPr>
          </w:p>
        </w:tc>
        <w:tc>
          <w:tcPr>
            <w:tcW w:w="4607" w:type="dxa"/>
            <w:tcBorders>
              <w:top w:val="single" w:sz="4" w:space="0" w:color="auto"/>
              <w:left w:val="single" w:sz="4" w:space="0" w:color="auto"/>
              <w:bottom w:val="single" w:sz="4" w:space="0" w:color="auto"/>
              <w:right w:val="single" w:sz="4" w:space="0" w:color="auto"/>
            </w:tcBorders>
          </w:tcPr>
          <w:p w14:paraId="3BFF8169" w14:textId="77777777" w:rsidR="0098278A" w:rsidRPr="005D30AA" w:rsidRDefault="0098278A" w:rsidP="00742F2C">
            <w:pPr>
              <w:spacing w:before="120" w:after="120"/>
              <w:ind w:right="0"/>
              <w:jc w:val="left"/>
            </w:pPr>
          </w:p>
        </w:tc>
      </w:tr>
      <w:tr w:rsidR="0098278A" w:rsidRPr="005D30AA" w14:paraId="0708BAFB" w14:textId="77777777">
        <w:tc>
          <w:tcPr>
            <w:tcW w:w="567" w:type="dxa"/>
            <w:tcBorders>
              <w:top w:val="single" w:sz="4" w:space="0" w:color="auto"/>
              <w:left w:val="single" w:sz="4" w:space="0" w:color="auto"/>
              <w:bottom w:val="single" w:sz="4" w:space="0" w:color="auto"/>
              <w:right w:val="single" w:sz="4" w:space="0" w:color="auto"/>
            </w:tcBorders>
          </w:tcPr>
          <w:p w14:paraId="2EF965D1" w14:textId="77777777" w:rsidR="0098278A" w:rsidRPr="005D30AA" w:rsidRDefault="0098278A" w:rsidP="00226624">
            <w:pPr>
              <w:spacing w:before="120" w:after="120"/>
              <w:ind w:right="0"/>
              <w:rPr>
                <w:caps/>
              </w:rPr>
            </w:pPr>
          </w:p>
        </w:tc>
        <w:tc>
          <w:tcPr>
            <w:tcW w:w="1205" w:type="dxa"/>
            <w:tcBorders>
              <w:top w:val="single" w:sz="4" w:space="0" w:color="auto"/>
              <w:left w:val="single" w:sz="4" w:space="0" w:color="auto"/>
              <w:bottom w:val="single" w:sz="4" w:space="0" w:color="auto"/>
              <w:right w:val="single" w:sz="4" w:space="0" w:color="auto"/>
            </w:tcBorders>
          </w:tcPr>
          <w:p w14:paraId="30C3C850" w14:textId="77777777" w:rsidR="0098278A" w:rsidRPr="005D30AA" w:rsidRDefault="0098278A">
            <w:pPr>
              <w:spacing w:before="120" w:after="120"/>
              <w:ind w:right="0"/>
              <w:jc w:val="left"/>
              <w:rPr>
                <w:sz w:val="16"/>
                <w:szCs w:val="16"/>
              </w:rPr>
            </w:pPr>
          </w:p>
        </w:tc>
        <w:tc>
          <w:tcPr>
            <w:tcW w:w="1063" w:type="dxa"/>
            <w:tcBorders>
              <w:top w:val="single" w:sz="4" w:space="0" w:color="auto"/>
              <w:left w:val="single" w:sz="4" w:space="0" w:color="auto"/>
              <w:bottom w:val="single" w:sz="4" w:space="0" w:color="auto"/>
              <w:right w:val="single" w:sz="4" w:space="0" w:color="auto"/>
            </w:tcBorders>
          </w:tcPr>
          <w:p w14:paraId="61E8602E" w14:textId="77777777" w:rsidR="0098278A" w:rsidRPr="005D30AA" w:rsidRDefault="0098278A" w:rsidP="00BD6DB8">
            <w:pPr>
              <w:spacing w:before="120" w:after="120"/>
              <w:ind w:right="0"/>
              <w:jc w:val="left"/>
            </w:pPr>
          </w:p>
        </w:tc>
        <w:tc>
          <w:tcPr>
            <w:tcW w:w="1985" w:type="dxa"/>
            <w:tcBorders>
              <w:top w:val="single" w:sz="4" w:space="0" w:color="auto"/>
              <w:left w:val="single" w:sz="4" w:space="0" w:color="auto"/>
              <w:bottom w:val="single" w:sz="4" w:space="0" w:color="auto"/>
              <w:right w:val="single" w:sz="4" w:space="0" w:color="auto"/>
            </w:tcBorders>
          </w:tcPr>
          <w:p w14:paraId="2ABEAA9D" w14:textId="77777777" w:rsidR="0098278A" w:rsidRPr="005D30AA" w:rsidRDefault="0098278A">
            <w:pPr>
              <w:spacing w:before="120" w:after="120"/>
              <w:ind w:right="0"/>
              <w:jc w:val="left"/>
            </w:pPr>
          </w:p>
        </w:tc>
        <w:tc>
          <w:tcPr>
            <w:tcW w:w="4607" w:type="dxa"/>
            <w:tcBorders>
              <w:top w:val="single" w:sz="4" w:space="0" w:color="auto"/>
              <w:left w:val="single" w:sz="4" w:space="0" w:color="auto"/>
              <w:bottom w:val="single" w:sz="4" w:space="0" w:color="auto"/>
              <w:right w:val="single" w:sz="4" w:space="0" w:color="auto"/>
            </w:tcBorders>
          </w:tcPr>
          <w:p w14:paraId="6FA42412" w14:textId="77777777" w:rsidR="0098278A" w:rsidRPr="005D30AA" w:rsidRDefault="0098278A" w:rsidP="00742F2C">
            <w:pPr>
              <w:spacing w:before="120" w:after="120"/>
              <w:ind w:right="0"/>
              <w:jc w:val="left"/>
            </w:pPr>
          </w:p>
        </w:tc>
      </w:tr>
      <w:tr w:rsidR="0098278A" w:rsidRPr="005D30AA" w14:paraId="418A1EC5" w14:textId="77777777">
        <w:tc>
          <w:tcPr>
            <w:tcW w:w="567" w:type="dxa"/>
            <w:tcBorders>
              <w:top w:val="single" w:sz="4" w:space="0" w:color="auto"/>
              <w:left w:val="single" w:sz="4" w:space="0" w:color="auto"/>
              <w:bottom w:val="single" w:sz="4" w:space="0" w:color="auto"/>
              <w:right w:val="single" w:sz="4" w:space="0" w:color="auto"/>
            </w:tcBorders>
          </w:tcPr>
          <w:p w14:paraId="74F9ED25" w14:textId="77777777" w:rsidR="0098278A" w:rsidRPr="005D30AA" w:rsidRDefault="0098278A">
            <w:pPr>
              <w:spacing w:before="120" w:after="120"/>
              <w:ind w:right="0"/>
              <w:jc w:val="center"/>
              <w:rPr>
                <w:caps/>
              </w:rPr>
            </w:pPr>
          </w:p>
        </w:tc>
        <w:tc>
          <w:tcPr>
            <w:tcW w:w="1205" w:type="dxa"/>
            <w:tcBorders>
              <w:top w:val="single" w:sz="4" w:space="0" w:color="auto"/>
              <w:left w:val="single" w:sz="4" w:space="0" w:color="auto"/>
              <w:bottom w:val="single" w:sz="4" w:space="0" w:color="auto"/>
              <w:right w:val="single" w:sz="4" w:space="0" w:color="auto"/>
            </w:tcBorders>
          </w:tcPr>
          <w:p w14:paraId="330BACF6" w14:textId="77777777" w:rsidR="0098278A" w:rsidRPr="005D30AA" w:rsidRDefault="0098278A">
            <w:pPr>
              <w:spacing w:before="120" w:after="120"/>
              <w:ind w:right="0"/>
              <w:jc w:val="left"/>
              <w:rPr>
                <w:sz w:val="16"/>
                <w:szCs w:val="16"/>
              </w:rPr>
            </w:pPr>
          </w:p>
        </w:tc>
        <w:tc>
          <w:tcPr>
            <w:tcW w:w="1063" w:type="dxa"/>
            <w:tcBorders>
              <w:top w:val="single" w:sz="4" w:space="0" w:color="auto"/>
              <w:left w:val="single" w:sz="4" w:space="0" w:color="auto"/>
              <w:bottom w:val="single" w:sz="4" w:space="0" w:color="auto"/>
              <w:right w:val="single" w:sz="4" w:space="0" w:color="auto"/>
            </w:tcBorders>
          </w:tcPr>
          <w:p w14:paraId="61F73168" w14:textId="77777777" w:rsidR="0098278A" w:rsidRPr="005D30AA" w:rsidRDefault="0098278A" w:rsidP="00BD6DB8">
            <w:pPr>
              <w:spacing w:before="120" w:after="120"/>
              <w:ind w:right="0"/>
              <w:jc w:val="left"/>
            </w:pPr>
          </w:p>
        </w:tc>
        <w:tc>
          <w:tcPr>
            <w:tcW w:w="1985" w:type="dxa"/>
            <w:tcBorders>
              <w:top w:val="single" w:sz="4" w:space="0" w:color="auto"/>
              <w:left w:val="single" w:sz="4" w:space="0" w:color="auto"/>
              <w:bottom w:val="single" w:sz="4" w:space="0" w:color="auto"/>
              <w:right w:val="single" w:sz="4" w:space="0" w:color="auto"/>
            </w:tcBorders>
          </w:tcPr>
          <w:p w14:paraId="632F4D07" w14:textId="77777777" w:rsidR="0098278A" w:rsidRPr="005D30AA" w:rsidRDefault="0098278A">
            <w:pPr>
              <w:spacing w:before="120" w:after="120"/>
              <w:ind w:right="0"/>
              <w:jc w:val="left"/>
            </w:pPr>
          </w:p>
        </w:tc>
        <w:tc>
          <w:tcPr>
            <w:tcW w:w="4607" w:type="dxa"/>
            <w:tcBorders>
              <w:top w:val="single" w:sz="4" w:space="0" w:color="auto"/>
              <w:left w:val="single" w:sz="4" w:space="0" w:color="auto"/>
              <w:bottom w:val="single" w:sz="4" w:space="0" w:color="auto"/>
              <w:right w:val="single" w:sz="4" w:space="0" w:color="auto"/>
            </w:tcBorders>
          </w:tcPr>
          <w:p w14:paraId="28AAF51D" w14:textId="77777777" w:rsidR="0098278A" w:rsidRPr="005D30AA" w:rsidRDefault="0098278A" w:rsidP="00742F2C">
            <w:pPr>
              <w:spacing w:before="120" w:after="120"/>
              <w:ind w:right="0"/>
              <w:jc w:val="left"/>
            </w:pPr>
          </w:p>
        </w:tc>
      </w:tr>
    </w:tbl>
    <w:p w14:paraId="6ACB3F1C" w14:textId="77777777" w:rsidR="00200FF9" w:rsidRPr="005D30AA" w:rsidRDefault="00200FF9">
      <w:pPr>
        <w:jc w:val="left"/>
        <w:rPr>
          <w:b/>
          <w:u w:val="single"/>
        </w:rPr>
      </w:pPr>
    </w:p>
    <w:p w14:paraId="12410352" w14:textId="77777777" w:rsidR="005A0210" w:rsidRPr="005D30AA" w:rsidRDefault="005A0210" w:rsidP="00AB5C9E">
      <w:pPr>
        <w:jc w:val="left"/>
        <w:rPr>
          <w:b/>
          <w:u w:val="single"/>
        </w:rPr>
      </w:pPr>
    </w:p>
    <w:p w14:paraId="632914DD" w14:textId="77777777" w:rsidR="00200FF9" w:rsidRPr="00290412" w:rsidRDefault="009F7FB4" w:rsidP="00C66B8C">
      <w:pPr>
        <w:spacing w:after="120"/>
        <w:jc w:val="left"/>
        <w:rPr>
          <w:b/>
          <w:u w:val="single"/>
          <w:lang w:val="en-US"/>
        </w:rPr>
      </w:pPr>
      <w:r w:rsidRPr="005D30AA">
        <w:rPr>
          <w:color w:val="FF0000"/>
        </w:rPr>
        <w:br w:type="page"/>
      </w:r>
      <w:r w:rsidR="002E16C8" w:rsidRPr="00290412">
        <w:rPr>
          <w:b/>
          <w:u w:val="single"/>
          <w:lang w:val="en-US"/>
        </w:rPr>
        <w:t>TABLE OF CONTENTS</w:t>
      </w:r>
    </w:p>
    <w:p w14:paraId="3A124557" w14:textId="77777777" w:rsidR="00B65302" w:rsidRPr="00290412" w:rsidRDefault="00B65302" w:rsidP="00AB5C9E">
      <w:pPr>
        <w:jc w:val="left"/>
        <w:rPr>
          <w:b/>
          <w:u w:val="single"/>
          <w:lang w:val="en-US"/>
        </w:rPr>
      </w:pPr>
    </w:p>
    <w:p w14:paraId="665E72DD" w14:textId="7748CC95" w:rsidR="00B7675F" w:rsidRDefault="00B65302">
      <w:pPr>
        <w:pStyle w:val="TOC1"/>
        <w:rPr>
          <w:rFonts w:asciiTheme="minorHAnsi" w:eastAsiaTheme="minorEastAsia" w:hAnsiTheme="minorHAnsi" w:cstheme="minorBidi"/>
          <w:b w:val="0"/>
          <w:bCs w:val="0"/>
          <w:sz w:val="22"/>
          <w:szCs w:val="22"/>
          <w:lang w:val="en-US" w:eastAsia="en-US"/>
        </w:rPr>
      </w:pPr>
      <w:r w:rsidRPr="00290412">
        <w:rPr>
          <w:noProof w:val="0"/>
          <w:color w:val="7030A0"/>
          <w:lang w:val="en-US"/>
        </w:rPr>
        <w:fldChar w:fldCharType="begin"/>
      </w:r>
      <w:r w:rsidRPr="00290412">
        <w:rPr>
          <w:noProof w:val="0"/>
          <w:color w:val="7030A0"/>
          <w:lang w:val="en-US"/>
        </w:rPr>
        <w:instrText xml:space="preserve"> TOC \o "1-3" \h \z \u </w:instrText>
      </w:r>
      <w:r w:rsidRPr="00290412">
        <w:rPr>
          <w:noProof w:val="0"/>
          <w:color w:val="7030A0"/>
          <w:lang w:val="en-US"/>
        </w:rPr>
        <w:fldChar w:fldCharType="separate"/>
      </w:r>
      <w:hyperlink w:anchor="_Toc78809050" w:history="1">
        <w:r w:rsidR="00B7675F" w:rsidRPr="004805E7">
          <w:rPr>
            <w:rStyle w:val="Hyperlink"/>
          </w:rPr>
          <w:t>1.</w:t>
        </w:r>
        <w:r w:rsidR="00B7675F">
          <w:rPr>
            <w:rFonts w:asciiTheme="minorHAnsi" w:eastAsiaTheme="minorEastAsia" w:hAnsiTheme="minorHAnsi" w:cstheme="minorBidi"/>
            <w:b w:val="0"/>
            <w:bCs w:val="0"/>
            <w:sz w:val="22"/>
            <w:szCs w:val="22"/>
            <w:lang w:val="en-US" w:eastAsia="en-US"/>
          </w:rPr>
          <w:tab/>
        </w:r>
        <w:r w:rsidR="00B7675F" w:rsidRPr="004805E7">
          <w:rPr>
            <w:rStyle w:val="Hyperlink"/>
            <w:lang w:val="en-US"/>
          </w:rPr>
          <w:t>Scope</w:t>
        </w:r>
        <w:r w:rsidR="00B7675F">
          <w:rPr>
            <w:webHidden/>
          </w:rPr>
          <w:tab/>
        </w:r>
        <w:r w:rsidR="00B7675F">
          <w:rPr>
            <w:webHidden/>
          </w:rPr>
          <w:fldChar w:fldCharType="begin"/>
        </w:r>
        <w:r w:rsidR="00B7675F">
          <w:rPr>
            <w:webHidden/>
          </w:rPr>
          <w:instrText xml:space="preserve"> PAGEREF _Toc78809050 \h </w:instrText>
        </w:r>
        <w:r w:rsidR="00B7675F">
          <w:rPr>
            <w:webHidden/>
          </w:rPr>
        </w:r>
        <w:r w:rsidR="00B7675F">
          <w:rPr>
            <w:webHidden/>
          </w:rPr>
          <w:fldChar w:fldCharType="separate"/>
        </w:r>
        <w:r w:rsidR="00FF28F7">
          <w:rPr>
            <w:webHidden/>
          </w:rPr>
          <w:t>5</w:t>
        </w:r>
        <w:r w:rsidR="00B7675F">
          <w:rPr>
            <w:webHidden/>
          </w:rPr>
          <w:fldChar w:fldCharType="end"/>
        </w:r>
      </w:hyperlink>
    </w:p>
    <w:p w14:paraId="50698318" w14:textId="24371D9C" w:rsidR="00B7675F" w:rsidRDefault="00B24C00">
      <w:pPr>
        <w:pStyle w:val="TOC2"/>
        <w:rPr>
          <w:rFonts w:asciiTheme="minorHAnsi" w:eastAsiaTheme="minorEastAsia" w:hAnsiTheme="minorHAnsi" w:cstheme="minorBidi"/>
          <w:sz w:val="22"/>
          <w:szCs w:val="22"/>
          <w:lang w:val="en-US" w:eastAsia="en-US"/>
        </w:rPr>
      </w:pPr>
      <w:hyperlink w:anchor="_Toc78809051" w:history="1">
        <w:r w:rsidR="00B7675F" w:rsidRPr="004805E7">
          <w:rPr>
            <w:rStyle w:val="Hyperlink"/>
            <w:lang w:val="en-US"/>
          </w:rPr>
          <w:t>1.1.</w:t>
        </w:r>
        <w:r w:rsidR="00B7675F">
          <w:rPr>
            <w:rFonts w:asciiTheme="minorHAnsi" w:eastAsiaTheme="minorEastAsia" w:hAnsiTheme="minorHAnsi" w:cstheme="minorBidi"/>
            <w:sz w:val="22"/>
            <w:szCs w:val="22"/>
            <w:lang w:val="en-US" w:eastAsia="en-US"/>
          </w:rPr>
          <w:tab/>
        </w:r>
        <w:r w:rsidR="00B7675F" w:rsidRPr="004805E7">
          <w:rPr>
            <w:rStyle w:val="Hyperlink"/>
            <w:lang w:val="en-US"/>
          </w:rPr>
          <w:t>Accompanying documents</w:t>
        </w:r>
        <w:r w:rsidR="00B7675F">
          <w:rPr>
            <w:webHidden/>
          </w:rPr>
          <w:tab/>
        </w:r>
        <w:r w:rsidR="00B7675F">
          <w:rPr>
            <w:webHidden/>
          </w:rPr>
          <w:fldChar w:fldCharType="begin"/>
        </w:r>
        <w:r w:rsidR="00B7675F">
          <w:rPr>
            <w:webHidden/>
          </w:rPr>
          <w:instrText xml:space="preserve"> PAGEREF _Toc78809051 \h </w:instrText>
        </w:r>
        <w:r w:rsidR="00B7675F">
          <w:rPr>
            <w:webHidden/>
          </w:rPr>
        </w:r>
        <w:r w:rsidR="00B7675F">
          <w:rPr>
            <w:webHidden/>
          </w:rPr>
          <w:fldChar w:fldCharType="separate"/>
        </w:r>
        <w:r w:rsidR="00FF28F7">
          <w:rPr>
            <w:webHidden/>
          </w:rPr>
          <w:t>5</w:t>
        </w:r>
        <w:r w:rsidR="00B7675F">
          <w:rPr>
            <w:webHidden/>
          </w:rPr>
          <w:fldChar w:fldCharType="end"/>
        </w:r>
      </w:hyperlink>
    </w:p>
    <w:p w14:paraId="7AD6FE64" w14:textId="17EB08EA" w:rsidR="00B7675F" w:rsidRDefault="00B24C00">
      <w:pPr>
        <w:pStyle w:val="TOC1"/>
        <w:rPr>
          <w:rFonts w:asciiTheme="minorHAnsi" w:eastAsiaTheme="minorEastAsia" w:hAnsiTheme="minorHAnsi" w:cstheme="minorBidi"/>
          <w:b w:val="0"/>
          <w:bCs w:val="0"/>
          <w:sz w:val="22"/>
          <w:szCs w:val="22"/>
          <w:lang w:val="en-US" w:eastAsia="en-US"/>
        </w:rPr>
      </w:pPr>
      <w:hyperlink w:anchor="_Toc78809052" w:history="1">
        <w:r w:rsidR="00B7675F" w:rsidRPr="004805E7">
          <w:rPr>
            <w:rStyle w:val="Hyperlink"/>
          </w:rPr>
          <w:t>2.</w:t>
        </w:r>
        <w:r w:rsidR="00B7675F">
          <w:rPr>
            <w:rFonts w:asciiTheme="minorHAnsi" w:eastAsiaTheme="minorEastAsia" w:hAnsiTheme="minorHAnsi" w:cstheme="minorBidi"/>
            <w:b w:val="0"/>
            <w:bCs w:val="0"/>
            <w:sz w:val="22"/>
            <w:szCs w:val="22"/>
            <w:lang w:val="en-US" w:eastAsia="en-US"/>
          </w:rPr>
          <w:tab/>
        </w:r>
        <w:r w:rsidR="00B7675F" w:rsidRPr="004805E7">
          <w:rPr>
            <w:rStyle w:val="Hyperlink"/>
            <w:lang w:val="en-US"/>
          </w:rPr>
          <w:t>General information</w:t>
        </w:r>
        <w:r w:rsidR="00B7675F">
          <w:rPr>
            <w:webHidden/>
          </w:rPr>
          <w:tab/>
        </w:r>
        <w:r w:rsidR="00B7675F">
          <w:rPr>
            <w:webHidden/>
          </w:rPr>
          <w:fldChar w:fldCharType="begin"/>
        </w:r>
        <w:r w:rsidR="00B7675F">
          <w:rPr>
            <w:webHidden/>
          </w:rPr>
          <w:instrText xml:space="preserve"> PAGEREF _Toc78809052 \h </w:instrText>
        </w:r>
        <w:r w:rsidR="00B7675F">
          <w:rPr>
            <w:webHidden/>
          </w:rPr>
        </w:r>
        <w:r w:rsidR="00B7675F">
          <w:rPr>
            <w:webHidden/>
          </w:rPr>
          <w:fldChar w:fldCharType="separate"/>
        </w:r>
        <w:r w:rsidR="00FF28F7">
          <w:rPr>
            <w:webHidden/>
          </w:rPr>
          <w:t>6</w:t>
        </w:r>
        <w:r w:rsidR="00B7675F">
          <w:rPr>
            <w:webHidden/>
          </w:rPr>
          <w:fldChar w:fldCharType="end"/>
        </w:r>
      </w:hyperlink>
    </w:p>
    <w:p w14:paraId="24EA37E5" w14:textId="599804F9" w:rsidR="00B7675F" w:rsidRDefault="00B24C00">
      <w:pPr>
        <w:pStyle w:val="TOC2"/>
        <w:rPr>
          <w:rFonts w:asciiTheme="minorHAnsi" w:eastAsiaTheme="minorEastAsia" w:hAnsiTheme="minorHAnsi" w:cstheme="minorBidi"/>
          <w:sz w:val="22"/>
          <w:szCs w:val="22"/>
          <w:lang w:val="en-US" w:eastAsia="en-US"/>
        </w:rPr>
      </w:pPr>
      <w:hyperlink w:anchor="_Toc78809053" w:history="1">
        <w:r w:rsidR="00B7675F" w:rsidRPr="004805E7">
          <w:rPr>
            <w:rStyle w:val="Hyperlink"/>
            <w:lang w:val="en-US"/>
          </w:rPr>
          <w:t>2.1.</w:t>
        </w:r>
        <w:r w:rsidR="00B7675F">
          <w:rPr>
            <w:rFonts w:asciiTheme="minorHAnsi" w:eastAsiaTheme="minorEastAsia" w:hAnsiTheme="minorHAnsi" w:cstheme="minorBidi"/>
            <w:sz w:val="22"/>
            <w:szCs w:val="22"/>
            <w:lang w:val="en-US" w:eastAsia="en-US"/>
          </w:rPr>
          <w:tab/>
        </w:r>
        <w:r w:rsidR="00B7675F" w:rsidRPr="004805E7">
          <w:rPr>
            <w:rStyle w:val="Hyperlink"/>
            <w:lang w:val="en-US"/>
          </w:rPr>
          <w:t>Cover unit overview</w:t>
        </w:r>
        <w:r w:rsidR="00B7675F">
          <w:rPr>
            <w:webHidden/>
          </w:rPr>
          <w:tab/>
        </w:r>
        <w:r w:rsidR="00B7675F">
          <w:rPr>
            <w:webHidden/>
          </w:rPr>
          <w:fldChar w:fldCharType="begin"/>
        </w:r>
        <w:r w:rsidR="00B7675F">
          <w:rPr>
            <w:webHidden/>
          </w:rPr>
          <w:instrText xml:space="preserve"> PAGEREF _Toc78809053 \h </w:instrText>
        </w:r>
        <w:r w:rsidR="00B7675F">
          <w:rPr>
            <w:webHidden/>
          </w:rPr>
        </w:r>
        <w:r w:rsidR="00B7675F">
          <w:rPr>
            <w:webHidden/>
          </w:rPr>
          <w:fldChar w:fldCharType="separate"/>
        </w:r>
        <w:r w:rsidR="00FF28F7">
          <w:rPr>
            <w:webHidden/>
          </w:rPr>
          <w:t>6</w:t>
        </w:r>
        <w:r w:rsidR="00B7675F">
          <w:rPr>
            <w:webHidden/>
          </w:rPr>
          <w:fldChar w:fldCharType="end"/>
        </w:r>
      </w:hyperlink>
    </w:p>
    <w:p w14:paraId="486EFF84" w14:textId="7F7A88A8" w:rsidR="00B7675F" w:rsidRDefault="00B24C00">
      <w:pPr>
        <w:pStyle w:val="TOC2"/>
        <w:rPr>
          <w:rFonts w:asciiTheme="minorHAnsi" w:eastAsiaTheme="minorEastAsia" w:hAnsiTheme="minorHAnsi" w:cstheme="minorBidi"/>
          <w:sz w:val="22"/>
          <w:szCs w:val="22"/>
          <w:lang w:val="en-US" w:eastAsia="en-US"/>
        </w:rPr>
      </w:pPr>
      <w:hyperlink w:anchor="_Toc78809054" w:history="1">
        <w:r w:rsidR="00B7675F" w:rsidRPr="004805E7">
          <w:rPr>
            <w:rStyle w:val="Hyperlink"/>
            <w:lang w:val="en-US"/>
          </w:rPr>
          <w:t>2.2.</w:t>
        </w:r>
        <w:r w:rsidR="00B7675F">
          <w:rPr>
            <w:rFonts w:asciiTheme="minorHAnsi" w:eastAsiaTheme="minorEastAsia" w:hAnsiTheme="minorHAnsi" w:cstheme="minorBidi"/>
            <w:sz w:val="22"/>
            <w:szCs w:val="22"/>
            <w:lang w:val="en-US" w:eastAsia="en-US"/>
          </w:rPr>
          <w:tab/>
        </w:r>
        <w:r w:rsidR="00B7675F" w:rsidRPr="004805E7">
          <w:rPr>
            <w:rStyle w:val="Hyperlink"/>
            <w:lang w:val="en-US"/>
          </w:rPr>
          <w:t>Function of the cover unit / sensor</w:t>
        </w:r>
        <w:r w:rsidR="00B7675F">
          <w:rPr>
            <w:webHidden/>
          </w:rPr>
          <w:tab/>
        </w:r>
        <w:r w:rsidR="00B7675F">
          <w:rPr>
            <w:webHidden/>
          </w:rPr>
          <w:fldChar w:fldCharType="begin"/>
        </w:r>
        <w:r w:rsidR="00B7675F">
          <w:rPr>
            <w:webHidden/>
          </w:rPr>
          <w:instrText xml:space="preserve"> PAGEREF _Toc78809054 \h </w:instrText>
        </w:r>
        <w:r w:rsidR="00B7675F">
          <w:rPr>
            <w:webHidden/>
          </w:rPr>
        </w:r>
        <w:r w:rsidR="00B7675F">
          <w:rPr>
            <w:webHidden/>
          </w:rPr>
          <w:fldChar w:fldCharType="separate"/>
        </w:r>
        <w:r w:rsidR="00FF28F7">
          <w:rPr>
            <w:webHidden/>
          </w:rPr>
          <w:t>6</w:t>
        </w:r>
        <w:r w:rsidR="00B7675F">
          <w:rPr>
            <w:webHidden/>
          </w:rPr>
          <w:fldChar w:fldCharType="end"/>
        </w:r>
      </w:hyperlink>
    </w:p>
    <w:p w14:paraId="654D550D" w14:textId="257BD05C" w:rsidR="00B7675F" w:rsidRDefault="00B24C00">
      <w:pPr>
        <w:pStyle w:val="TOC2"/>
        <w:rPr>
          <w:rFonts w:asciiTheme="minorHAnsi" w:eastAsiaTheme="minorEastAsia" w:hAnsiTheme="minorHAnsi" w:cstheme="minorBidi"/>
          <w:sz w:val="22"/>
          <w:szCs w:val="22"/>
          <w:lang w:val="en-US" w:eastAsia="en-US"/>
        </w:rPr>
      </w:pPr>
      <w:hyperlink w:anchor="_Toc78809055" w:history="1">
        <w:r w:rsidR="00B7675F" w:rsidRPr="004805E7">
          <w:rPr>
            <w:rStyle w:val="Hyperlink"/>
            <w:lang w:val="en-US"/>
          </w:rPr>
          <w:t>2.3.</w:t>
        </w:r>
        <w:r w:rsidR="00B7675F">
          <w:rPr>
            <w:rFonts w:asciiTheme="minorHAnsi" w:eastAsiaTheme="minorEastAsia" w:hAnsiTheme="minorHAnsi" w:cstheme="minorBidi"/>
            <w:sz w:val="22"/>
            <w:szCs w:val="22"/>
            <w:lang w:val="en-US" w:eastAsia="en-US"/>
          </w:rPr>
          <w:tab/>
        </w:r>
        <w:r w:rsidR="00B7675F" w:rsidRPr="004805E7">
          <w:rPr>
            <w:rStyle w:val="Hyperlink"/>
            <w:lang w:val="en-US"/>
          </w:rPr>
          <w:t>Sensor variants</w:t>
        </w:r>
        <w:r w:rsidR="00B7675F">
          <w:rPr>
            <w:webHidden/>
          </w:rPr>
          <w:tab/>
        </w:r>
        <w:r w:rsidR="00B7675F">
          <w:rPr>
            <w:webHidden/>
          </w:rPr>
          <w:fldChar w:fldCharType="begin"/>
        </w:r>
        <w:r w:rsidR="00B7675F">
          <w:rPr>
            <w:webHidden/>
          </w:rPr>
          <w:instrText xml:space="preserve"> PAGEREF _Toc78809055 \h </w:instrText>
        </w:r>
        <w:r w:rsidR="00B7675F">
          <w:rPr>
            <w:webHidden/>
          </w:rPr>
        </w:r>
        <w:r w:rsidR="00B7675F">
          <w:rPr>
            <w:webHidden/>
          </w:rPr>
          <w:fldChar w:fldCharType="separate"/>
        </w:r>
        <w:r w:rsidR="00FF28F7">
          <w:rPr>
            <w:webHidden/>
          </w:rPr>
          <w:t>9</w:t>
        </w:r>
        <w:r w:rsidR="00B7675F">
          <w:rPr>
            <w:webHidden/>
          </w:rPr>
          <w:fldChar w:fldCharType="end"/>
        </w:r>
      </w:hyperlink>
    </w:p>
    <w:p w14:paraId="62C4B55A" w14:textId="6C695DC8" w:rsidR="00B7675F" w:rsidRDefault="00B24C00">
      <w:pPr>
        <w:pStyle w:val="TOC2"/>
        <w:rPr>
          <w:rFonts w:asciiTheme="minorHAnsi" w:eastAsiaTheme="minorEastAsia" w:hAnsiTheme="minorHAnsi" w:cstheme="minorBidi"/>
          <w:sz w:val="22"/>
          <w:szCs w:val="22"/>
          <w:lang w:val="en-US" w:eastAsia="en-US"/>
        </w:rPr>
      </w:pPr>
      <w:hyperlink w:anchor="_Toc78809056" w:history="1">
        <w:r w:rsidR="00B7675F" w:rsidRPr="004805E7">
          <w:rPr>
            <w:rStyle w:val="Hyperlink"/>
            <w:lang w:val="en-US"/>
          </w:rPr>
          <w:t>2.4.</w:t>
        </w:r>
        <w:r w:rsidR="00B7675F">
          <w:rPr>
            <w:rFonts w:asciiTheme="minorHAnsi" w:eastAsiaTheme="minorEastAsia" w:hAnsiTheme="minorHAnsi" w:cstheme="minorBidi"/>
            <w:sz w:val="22"/>
            <w:szCs w:val="22"/>
            <w:lang w:val="en-US" w:eastAsia="en-US"/>
          </w:rPr>
          <w:tab/>
        </w:r>
        <w:r w:rsidR="00B7675F" w:rsidRPr="004805E7">
          <w:rPr>
            <w:rStyle w:val="Hyperlink"/>
            <w:lang w:val="en-US"/>
          </w:rPr>
          <w:t>Sensor principle</w:t>
        </w:r>
        <w:r w:rsidR="00B7675F">
          <w:rPr>
            <w:webHidden/>
          </w:rPr>
          <w:tab/>
        </w:r>
        <w:r w:rsidR="00B7675F">
          <w:rPr>
            <w:webHidden/>
          </w:rPr>
          <w:fldChar w:fldCharType="begin"/>
        </w:r>
        <w:r w:rsidR="00B7675F">
          <w:rPr>
            <w:webHidden/>
          </w:rPr>
          <w:instrText xml:space="preserve"> PAGEREF _Toc78809056 \h </w:instrText>
        </w:r>
        <w:r w:rsidR="00B7675F">
          <w:rPr>
            <w:webHidden/>
          </w:rPr>
        </w:r>
        <w:r w:rsidR="00B7675F">
          <w:rPr>
            <w:webHidden/>
          </w:rPr>
          <w:fldChar w:fldCharType="separate"/>
        </w:r>
        <w:r w:rsidR="00FF28F7">
          <w:rPr>
            <w:webHidden/>
          </w:rPr>
          <w:t>10</w:t>
        </w:r>
        <w:r w:rsidR="00B7675F">
          <w:rPr>
            <w:webHidden/>
          </w:rPr>
          <w:fldChar w:fldCharType="end"/>
        </w:r>
      </w:hyperlink>
    </w:p>
    <w:p w14:paraId="2F6E3189" w14:textId="2187BA17" w:rsidR="00B7675F" w:rsidRDefault="00B24C00">
      <w:pPr>
        <w:pStyle w:val="TOC2"/>
        <w:rPr>
          <w:rFonts w:asciiTheme="minorHAnsi" w:eastAsiaTheme="minorEastAsia" w:hAnsiTheme="minorHAnsi" w:cstheme="minorBidi"/>
          <w:sz w:val="22"/>
          <w:szCs w:val="22"/>
          <w:lang w:val="en-US" w:eastAsia="en-US"/>
        </w:rPr>
      </w:pPr>
      <w:hyperlink w:anchor="_Toc78809057" w:history="1">
        <w:r w:rsidR="00B7675F" w:rsidRPr="004805E7">
          <w:rPr>
            <w:rStyle w:val="Hyperlink"/>
            <w:lang w:val="en-US"/>
          </w:rPr>
          <w:t>2.5.</w:t>
        </w:r>
        <w:r w:rsidR="00B7675F">
          <w:rPr>
            <w:rFonts w:asciiTheme="minorHAnsi" w:eastAsiaTheme="minorEastAsia" w:hAnsiTheme="minorHAnsi" w:cstheme="minorBidi"/>
            <w:sz w:val="22"/>
            <w:szCs w:val="22"/>
            <w:lang w:val="en-US" w:eastAsia="en-US"/>
          </w:rPr>
          <w:tab/>
        </w:r>
        <w:r w:rsidR="00B7675F" w:rsidRPr="004805E7">
          <w:rPr>
            <w:rStyle w:val="Hyperlink"/>
            <w:lang w:val="en-US"/>
          </w:rPr>
          <w:t>Design strategy</w:t>
        </w:r>
        <w:r w:rsidR="00B7675F">
          <w:rPr>
            <w:webHidden/>
          </w:rPr>
          <w:tab/>
        </w:r>
        <w:r w:rsidR="00B7675F">
          <w:rPr>
            <w:webHidden/>
          </w:rPr>
          <w:fldChar w:fldCharType="begin"/>
        </w:r>
        <w:r w:rsidR="00B7675F">
          <w:rPr>
            <w:webHidden/>
          </w:rPr>
          <w:instrText xml:space="preserve"> PAGEREF _Toc78809057 \h </w:instrText>
        </w:r>
        <w:r w:rsidR="00B7675F">
          <w:rPr>
            <w:webHidden/>
          </w:rPr>
        </w:r>
        <w:r w:rsidR="00B7675F">
          <w:rPr>
            <w:webHidden/>
          </w:rPr>
          <w:fldChar w:fldCharType="separate"/>
        </w:r>
        <w:r w:rsidR="00FF28F7">
          <w:rPr>
            <w:webHidden/>
          </w:rPr>
          <w:t>10</w:t>
        </w:r>
        <w:r w:rsidR="00B7675F">
          <w:rPr>
            <w:webHidden/>
          </w:rPr>
          <w:fldChar w:fldCharType="end"/>
        </w:r>
      </w:hyperlink>
    </w:p>
    <w:p w14:paraId="316F2791" w14:textId="2368582F" w:rsidR="00B7675F" w:rsidRDefault="00B24C00">
      <w:pPr>
        <w:pStyle w:val="TOC2"/>
        <w:rPr>
          <w:rFonts w:asciiTheme="minorHAnsi" w:eastAsiaTheme="minorEastAsia" w:hAnsiTheme="minorHAnsi" w:cstheme="minorBidi"/>
          <w:sz w:val="22"/>
          <w:szCs w:val="22"/>
          <w:lang w:val="en-US" w:eastAsia="en-US"/>
        </w:rPr>
      </w:pPr>
      <w:hyperlink w:anchor="_Toc78809058" w:history="1">
        <w:r w:rsidR="00B7675F" w:rsidRPr="004805E7">
          <w:rPr>
            <w:rStyle w:val="Hyperlink"/>
            <w:lang w:val="en-US"/>
          </w:rPr>
          <w:t>2.6.</w:t>
        </w:r>
        <w:r w:rsidR="00B7675F">
          <w:rPr>
            <w:rFonts w:asciiTheme="minorHAnsi" w:eastAsiaTheme="minorEastAsia" w:hAnsiTheme="minorHAnsi" w:cstheme="minorBidi"/>
            <w:sz w:val="22"/>
            <w:szCs w:val="22"/>
            <w:lang w:val="en-US" w:eastAsia="en-US"/>
          </w:rPr>
          <w:tab/>
        </w:r>
        <w:r w:rsidR="00B7675F" w:rsidRPr="004805E7">
          <w:rPr>
            <w:rStyle w:val="Hyperlink"/>
            <w:lang w:val="en-US"/>
          </w:rPr>
          <w:t>Mounting location</w:t>
        </w:r>
        <w:r w:rsidR="00B7675F">
          <w:rPr>
            <w:webHidden/>
          </w:rPr>
          <w:tab/>
        </w:r>
        <w:r w:rsidR="00B7675F">
          <w:rPr>
            <w:webHidden/>
          </w:rPr>
          <w:fldChar w:fldCharType="begin"/>
        </w:r>
        <w:r w:rsidR="00B7675F">
          <w:rPr>
            <w:webHidden/>
          </w:rPr>
          <w:instrText xml:space="preserve"> PAGEREF _Toc78809058 \h </w:instrText>
        </w:r>
        <w:r w:rsidR="00B7675F">
          <w:rPr>
            <w:webHidden/>
          </w:rPr>
        </w:r>
        <w:r w:rsidR="00B7675F">
          <w:rPr>
            <w:webHidden/>
          </w:rPr>
          <w:fldChar w:fldCharType="separate"/>
        </w:r>
        <w:r w:rsidR="00FF28F7">
          <w:rPr>
            <w:webHidden/>
          </w:rPr>
          <w:t>10</w:t>
        </w:r>
        <w:r w:rsidR="00B7675F">
          <w:rPr>
            <w:webHidden/>
          </w:rPr>
          <w:fldChar w:fldCharType="end"/>
        </w:r>
      </w:hyperlink>
    </w:p>
    <w:p w14:paraId="104DB481" w14:textId="5DF6CA6D" w:rsidR="00B7675F" w:rsidRDefault="00B24C00">
      <w:pPr>
        <w:pStyle w:val="TOC2"/>
        <w:rPr>
          <w:rFonts w:asciiTheme="minorHAnsi" w:eastAsiaTheme="minorEastAsia" w:hAnsiTheme="minorHAnsi" w:cstheme="minorBidi"/>
          <w:sz w:val="22"/>
          <w:szCs w:val="22"/>
          <w:lang w:val="en-US" w:eastAsia="en-US"/>
        </w:rPr>
      </w:pPr>
      <w:hyperlink w:anchor="_Toc78809059" w:history="1">
        <w:r w:rsidR="00B7675F" w:rsidRPr="004805E7">
          <w:rPr>
            <w:rStyle w:val="Hyperlink"/>
            <w:lang w:val="en-US"/>
          </w:rPr>
          <w:t>2.7.</w:t>
        </w:r>
        <w:r w:rsidR="00B7675F">
          <w:rPr>
            <w:rFonts w:asciiTheme="minorHAnsi" w:eastAsiaTheme="minorEastAsia" w:hAnsiTheme="minorHAnsi" w:cstheme="minorBidi"/>
            <w:sz w:val="22"/>
            <w:szCs w:val="22"/>
            <w:lang w:val="en-US" w:eastAsia="en-US"/>
          </w:rPr>
          <w:tab/>
        </w:r>
        <w:r w:rsidR="00B7675F" w:rsidRPr="004805E7">
          <w:rPr>
            <w:rStyle w:val="Hyperlink"/>
            <w:lang w:val="en-US"/>
          </w:rPr>
          <w:t>Protection</w:t>
        </w:r>
        <w:r w:rsidR="00B7675F">
          <w:rPr>
            <w:webHidden/>
          </w:rPr>
          <w:tab/>
        </w:r>
        <w:r w:rsidR="00B7675F">
          <w:rPr>
            <w:webHidden/>
          </w:rPr>
          <w:fldChar w:fldCharType="begin"/>
        </w:r>
        <w:r w:rsidR="00B7675F">
          <w:rPr>
            <w:webHidden/>
          </w:rPr>
          <w:instrText xml:space="preserve"> PAGEREF _Toc78809059 \h </w:instrText>
        </w:r>
        <w:r w:rsidR="00B7675F">
          <w:rPr>
            <w:webHidden/>
          </w:rPr>
        </w:r>
        <w:r w:rsidR="00B7675F">
          <w:rPr>
            <w:webHidden/>
          </w:rPr>
          <w:fldChar w:fldCharType="separate"/>
        </w:r>
        <w:r w:rsidR="00FF28F7">
          <w:rPr>
            <w:webHidden/>
          </w:rPr>
          <w:t>10</w:t>
        </w:r>
        <w:r w:rsidR="00B7675F">
          <w:rPr>
            <w:webHidden/>
          </w:rPr>
          <w:fldChar w:fldCharType="end"/>
        </w:r>
      </w:hyperlink>
    </w:p>
    <w:p w14:paraId="10126FA4" w14:textId="7D249E7D" w:rsidR="00B7675F" w:rsidRDefault="00B24C00">
      <w:pPr>
        <w:pStyle w:val="TOC2"/>
        <w:rPr>
          <w:rFonts w:asciiTheme="minorHAnsi" w:eastAsiaTheme="minorEastAsia" w:hAnsiTheme="minorHAnsi" w:cstheme="minorBidi"/>
          <w:sz w:val="22"/>
          <w:szCs w:val="22"/>
          <w:lang w:val="en-US" w:eastAsia="en-US"/>
        </w:rPr>
      </w:pPr>
      <w:hyperlink w:anchor="_Toc78809060" w:history="1">
        <w:r w:rsidR="00B7675F" w:rsidRPr="004805E7">
          <w:rPr>
            <w:rStyle w:val="Hyperlink"/>
            <w:lang w:val="en-US"/>
          </w:rPr>
          <w:t>2.8.</w:t>
        </w:r>
        <w:r w:rsidR="00B7675F">
          <w:rPr>
            <w:rFonts w:asciiTheme="minorHAnsi" w:eastAsiaTheme="minorEastAsia" w:hAnsiTheme="minorHAnsi" w:cstheme="minorBidi"/>
            <w:sz w:val="22"/>
            <w:szCs w:val="22"/>
            <w:lang w:val="en-US" w:eastAsia="en-US"/>
          </w:rPr>
          <w:tab/>
        </w:r>
        <w:r w:rsidR="00B7675F" w:rsidRPr="004805E7">
          <w:rPr>
            <w:rStyle w:val="Hyperlink"/>
            <w:lang w:val="en-US"/>
          </w:rPr>
          <w:t>Position at delivery</w:t>
        </w:r>
        <w:r w:rsidR="00B7675F">
          <w:rPr>
            <w:webHidden/>
          </w:rPr>
          <w:tab/>
        </w:r>
        <w:r w:rsidR="00B7675F">
          <w:rPr>
            <w:webHidden/>
          </w:rPr>
          <w:fldChar w:fldCharType="begin"/>
        </w:r>
        <w:r w:rsidR="00B7675F">
          <w:rPr>
            <w:webHidden/>
          </w:rPr>
          <w:instrText xml:space="preserve"> PAGEREF _Toc78809060 \h </w:instrText>
        </w:r>
        <w:r w:rsidR="00B7675F">
          <w:rPr>
            <w:webHidden/>
          </w:rPr>
        </w:r>
        <w:r w:rsidR="00B7675F">
          <w:rPr>
            <w:webHidden/>
          </w:rPr>
          <w:fldChar w:fldCharType="separate"/>
        </w:r>
        <w:r w:rsidR="00FF28F7">
          <w:rPr>
            <w:webHidden/>
          </w:rPr>
          <w:t>10</w:t>
        </w:r>
        <w:r w:rsidR="00B7675F">
          <w:rPr>
            <w:webHidden/>
          </w:rPr>
          <w:fldChar w:fldCharType="end"/>
        </w:r>
      </w:hyperlink>
    </w:p>
    <w:p w14:paraId="2E519197" w14:textId="581292F0" w:rsidR="00B7675F" w:rsidRDefault="00B24C00">
      <w:pPr>
        <w:pStyle w:val="TOC2"/>
        <w:rPr>
          <w:rFonts w:asciiTheme="minorHAnsi" w:eastAsiaTheme="minorEastAsia" w:hAnsiTheme="minorHAnsi" w:cstheme="minorBidi"/>
          <w:sz w:val="22"/>
          <w:szCs w:val="22"/>
          <w:lang w:val="en-US" w:eastAsia="en-US"/>
        </w:rPr>
      </w:pPr>
      <w:hyperlink w:anchor="_Toc78809061" w:history="1">
        <w:r w:rsidR="00B7675F" w:rsidRPr="004805E7">
          <w:rPr>
            <w:rStyle w:val="Hyperlink"/>
            <w:lang w:val="en-US"/>
          </w:rPr>
          <w:t>2.9.</w:t>
        </w:r>
        <w:r w:rsidR="00B7675F">
          <w:rPr>
            <w:rFonts w:asciiTheme="minorHAnsi" w:eastAsiaTheme="minorEastAsia" w:hAnsiTheme="minorHAnsi" w:cstheme="minorBidi"/>
            <w:sz w:val="22"/>
            <w:szCs w:val="22"/>
            <w:lang w:val="en-US" w:eastAsia="en-US"/>
          </w:rPr>
          <w:tab/>
        </w:r>
        <w:r w:rsidR="00B7675F" w:rsidRPr="004805E7">
          <w:rPr>
            <w:rStyle w:val="Hyperlink"/>
            <w:lang w:val="en-US"/>
          </w:rPr>
          <w:t>Materials</w:t>
        </w:r>
        <w:r w:rsidR="00B7675F">
          <w:rPr>
            <w:webHidden/>
          </w:rPr>
          <w:tab/>
        </w:r>
        <w:r w:rsidR="00B7675F">
          <w:rPr>
            <w:webHidden/>
          </w:rPr>
          <w:fldChar w:fldCharType="begin"/>
        </w:r>
        <w:r w:rsidR="00B7675F">
          <w:rPr>
            <w:webHidden/>
          </w:rPr>
          <w:instrText xml:space="preserve"> PAGEREF _Toc78809061 \h </w:instrText>
        </w:r>
        <w:r w:rsidR="00B7675F">
          <w:rPr>
            <w:webHidden/>
          </w:rPr>
        </w:r>
        <w:r w:rsidR="00B7675F">
          <w:rPr>
            <w:webHidden/>
          </w:rPr>
          <w:fldChar w:fldCharType="separate"/>
        </w:r>
        <w:r w:rsidR="00FF28F7">
          <w:rPr>
            <w:webHidden/>
          </w:rPr>
          <w:t>11</w:t>
        </w:r>
        <w:r w:rsidR="00B7675F">
          <w:rPr>
            <w:webHidden/>
          </w:rPr>
          <w:fldChar w:fldCharType="end"/>
        </w:r>
      </w:hyperlink>
    </w:p>
    <w:p w14:paraId="0A4B0B60" w14:textId="0411E57C" w:rsidR="00B7675F" w:rsidRDefault="00B24C00">
      <w:pPr>
        <w:pStyle w:val="TOC2"/>
        <w:rPr>
          <w:rFonts w:asciiTheme="minorHAnsi" w:eastAsiaTheme="minorEastAsia" w:hAnsiTheme="minorHAnsi" w:cstheme="minorBidi"/>
          <w:sz w:val="22"/>
          <w:szCs w:val="22"/>
          <w:lang w:val="en-US" w:eastAsia="en-US"/>
        </w:rPr>
      </w:pPr>
      <w:hyperlink w:anchor="_Toc78809062" w:history="1">
        <w:r w:rsidR="00B7675F" w:rsidRPr="004805E7">
          <w:rPr>
            <w:rStyle w:val="Hyperlink"/>
            <w:lang w:val="en-US"/>
          </w:rPr>
          <w:t>2.10.</w:t>
        </w:r>
        <w:r w:rsidR="00B7675F">
          <w:rPr>
            <w:rFonts w:asciiTheme="minorHAnsi" w:eastAsiaTheme="minorEastAsia" w:hAnsiTheme="minorHAnsi" w:cstheme="minorBidi"/>
            <w:sz w:val="22"/>
            <w:szCs w:val="22"/>
            <w:lang w:val="en-US" w:eastAsia="en-US"/>
          </w:rPr>
          <w:tab/>
        </w:r>
        <w:r w:rsidR="00B7675F" w:rsidRPr="004805E7">
          <w:rPr>
            <w:rStyle w:val="Hyperlink"/>
            <w:lang w:val="en-US"/>
          </w:rPr>
          <w:t>Fire resistance / ADR requirements</w:t>
        </w:r>
        <w:r w:rsidR="00B7675F">
          <w:rPr>
            <w:webHidden/>
          </w:rPr>
          <w:tab/>
        </w:r>
        <w:r w:rsidR="00B7675F">
          <w:rPr>
            <w:webHidden/>
          </w:rPr>
          <w:fldChar w:fldCharType="begin"/>
        </w:r>
        <w:r w:rsidR="00B7675F">
          <w:rPr>
            <w:webHidden/>
          </w:rPr>
          <w:instrText xml:space="preserve"> PAGEREF _Toc78809062 \h </w:instrText>
        </w:r>
        <w:r w:rsidR="00B7675F">
          <w:rPr>
            <w:webHidden/>
          </w:rPr>
        </w:r>
        <w:r w:rsidR="00B7675F">
          <w:rPr>
            <w:webHidden/>
          </w:rPr>
          <w:fldChar w:fldCharType="separate"/>
        </w:r>
        <w:r w:rsidR="00FF28F7">
          <w:rPr>
            <w:webHidden/>
          </w:rPr>
          <w:t>11</w:t>
        </w:r>
        <w:r w:rsidR="00B7675F">
          <w:rPr>
            <w:webHidden/>
          </w:rPr>
          <w:fldChar w:fldCharType="end"/>
        </w:r>
      </w:hyperlink>
    </w:p>
    <w:p w14:paraId="7C001A38" w14:textId="5FAD3FEF" w:rsidR="00B7675F" w:rsidRDefault="00B24C00">
      <w:pPr>
        <w:pStyle w:val="TOC2"/>
        <w:rPr>
          <w:rFonts w:asciiTheme="minorHAnsi" w:eastAsiaTheme="minorEastAsia" w:hAnsiTheme="minorHAnsi" w:cstheme="minorBidi"/>
          <w:sz w:val="22"/>
          <w:szCs w:val="22"/>
          <w:lang w:val="en-US" w:eastAsia="en-US"/>
        </w:rPr>
      </w:pPr>
      <w:hyperlink w:anchor="_Toc78809063" w:history="1">
        <w:r w:rsidR="00B7675F" w:rsidRPr="004805E7">
          <w:rPr>
            <w:rStyle w:val="Hyperlink"/>
            <w:lang w:val="en-US"/>
          </w:rPr>
          <w:t>2.11.</w:t>
        </w:r>
        <w:r w:rsidR="00B7675F">
          <w:rPr>
            <w:rFonts w:asciiTheme="minorHAnsi" w:eastAsiaTheme="minorEastAsia" w:hAnsiTheme="minorHAnsi" w:cstheme="minorBidi"/>
            <w:sz w:val="22"/>
            <w:szCs w:val="22"/>
            <w:lang w:val="en-US" w:eastAsia="en-US"/>
          </w:rPr>
          <w:tab/>
        </w:r>
        <w:r w:rsidR="00B7675F" w:rsidRPr="004805E7">
          <w:rPr>
            <w:rStyle w:val="Hyperlink"/>
            <w:lang w:val="en-US"/>
          </w:rPr>
          <w:t>EMC type approval</w:t>
        </w:r>
        <w:r w:rsidR="00B7675F">
          <w:rPr>
            <w:webHidden/>
          </w:rPr>
          <w:tab/>
        </w:r>
        <w:r w:rsidR="00B7675F">
          <w:rPr>
            <w:webHidden/>
          </w:rPr>
          <w:fldChar w:fldCharType="begin"/>
        </w:r>
        <w:r w:rsidR="00B7675F">
          <w:rPr>
            <w:webHidden/>
          </w:rPr>
          <w:instrText xml:space="preserve"> PAGEREF _Toc78809063 \h </w:instrText>
        </w:r>
        <w:r w:rsidR="00B7675F">
          <w:rPr>
            <w:webHidden/>
          </w:rPr>
        </w:r>
        <w:r w:rsidR="00B7675F">
          <w:rPr>
            <w:webHidden/>
          </w:rPr>
          <w:fldChar w:fldCharType="separate"/>
        </w:r>
        <w:r w:rsidR="00FF28F7">
          <w:rPr>
            <w:webHidden/>
          </w:rPr>
          <w:t>11</w:t>
        </w:r>
        <w:r w:rsidR="00B7675F">
          <w:rPr>
            <w:webHidden/>
          </w:rPr>
          <w:fldChar w:fldCharType="end"/>
        </w:r>
      </w:hyperlink>
    </w:p>
    <w:p w14:paraId="2AFAC6F6" w14:textId="3DD5B634" w:rsidR="00B7675F" w:rsidRDefault="00B24C00">
      <w:pPr>
        <w:pStyle w:val="TOC2"/>
        <w:rPr>
          <w:rFonts w:asciiTheme="minorHAnsi" w:eastAsiaTheme="minorEastAsia" w:hAnsiTheme="minorHAnsi" w:cstheme="minorBidi"/>
          <w:sz w:val="22"/>
          <w:szCs w:val="22"/>
          <w:lang w:val="en-US" w:eastAsia="en-US"/>
        </w:rPr>
      </w:pPr>
      <w:hyperlink w:anchor="_Toc78809064" w:history="1">
        <w:r w:rsidR="00B7675F" w:rsidRPr="004805E7">
          <w:rPr>
            <w:rStyle w:val="Hyperlink"/>
            <w:lang w:val="en-US"/>
          </w:rPr>
          <w:t>2.12.</w:t>
        </w:r>
        <w:r w:rsidR="00B7675F">
          <w:rPr>
            <w:rFonts w:asciiTheme="minorHAnsi" w:eastAsiaTheme="minorEastAsia" w:hAnsiTheme="minorHAnsi" w:cstheme="minorBidi"/>
            <w:sz w:val="22"/>
            <w:szCs w:val="22"/>
            <w:lang w:val="en-US" w:eastAsia="en-US"/>
          </w:rPr>
          <w:tab/>
        </w:r>
        <w:r w:rsidR="00B7675F" w:rsidRPr="004805E7">
          <w:rPr>
            <w:rStyle w:val="Hyperlink"/>
            <w:lang w:val="en-US"/>
          </w:rPr>
          <w:t>Corrosion</w:t>
        </w:r>
        <w:r w:rsidR="00B7675F">
          <w:rPr>
            <w:webHidden/>
          </w:rPr>
          <w:tab/>
        </w:r>
        <w:r w:rsidR="00B7675F">
          <w:rPr>
            <w:webHidden/>
          </w:rPr>
          <w:fldChar w:fldCharType="begin"/>
        </w:r>
        <w:r w:rsidR="00B7675F">
          <w:rPr>
            <w:webHidden/>
          </w:rPr>
          <w:instrText xml:space="preserve"> PAGEREF _Toc78809064 \h </w:instrText>
        </w:r>
        <w:r w:rsidR="00B7675F">
          <w:rPr>
            <w:webHidden/>
          </w:rPr>
        </w:r>
        <w:r w:rsidR="00B7675F">
          <w:rPr>
            <w:webHidden/>
          </w:rPr>
          <w:fldChar w:fldCharType="separate"/>
        </w:r>
        <w:r w:rsidR="00FF28F7">
          <w:rPr>
            <w:webHidden/>
          </w:rPr>
          <w:t>11</w:t>
        </w:r>
        <w:r w:rsidR="00B7675F">
          <w:rPr>
            <w:webHidden/>
          </w:rPr>
          <w:fldChar w:fldCharType="end"/>
        </w:r>
      </w:hyperlink>
    </w:p>
    <w:p w14:paraId="71AFA581" w14:textId="2127463A" w:rsidR="00B7675F" w:rsidRDefault="00B24C00">
      <w:pPr>
        <w:pStyle w:val="TOC2"/>
        <w:rPr>
          <w:rFonts w:asciiTheme="minorHAnsi" w:eastAsiaTheme="minorEastAsia" w:hAnsiTheme="minorHAnsi" w:cstheme="minorBidi"/>
          <w:sz w:val="22"/>
          <w:szCs w:val="22"/>
          <w:lang w:val="en-US" w:eastAsia="en-US"/>
        </w:rPr>
      </w:pPr>
      <w:hyperlink w:anchor="_Toc78809065" w:history="1">
        <w:r w:rsidR="00B7675F" w:rsidRPr="004805E7">
          <w:rPr>
            <w:rStyle w:val="Hyperlink"/>
            <w:lang w:val="en-US"/>
          </w:rPr>
          <w:t>2.13.</w:t>
        </w:r>
        <w:r w:rsidR="00B7675F">
          <w:rPr>
            <w:rFonts w:asciiTheme="minorHAnsi" w:eastAsiaTheme="minorEastAsia" w:hAnsiTheme="minorHAnsi" w:cstheme="minorBidi"/>
            <w:sz w:val="22"/>
            <w:szCs w:val="22"/>
            <w:lang w:val="en-US" w:eastAsia="en-US"/>
          </w:rPr>
          <w:tab/>
        </w:r>
        <w:r w:rsidR="00B7675F" w:rsidRPr="004805E7">
          <w:rPr>
            <w:rStyle w:val="Hyperlink"/>
            <w:lang w:val="en-US"/>
          </w:rPr>
          <w:t>Chemical resistance</w:t>
        </w:r>
        <w:r w:rsidR="00B7675F">
          <w:rPr>
            <w:webHidden/>
          </w:rPr>
          <w:tab/>
        </w:r>
        <w:r w:rsidR="00B7675F">
          <w:rPr>
            <w:webHidden/>
          </w:rPr>
          <w:fldChar w:fldCharType="begin"/>
        </w:r>
        <w:r w:rsidR="00B7675F">
          <w:rPr>
            <w:webHidden/>
          </w:rPr>
          <w:instrText xml:space="preserve"> PAGEREF _Toc78809065 \h </w:instrText>
        </w:r>
        <w:r w:rsidR="00B7675F">
          <w:rPr>
            <w:webHidden/>
          </w:rPr>
        </w:r>
        <w:r w:rsidR="00B7675F">
          <w:rPr>
            <w:webHidden/>
          </w:rPr>
          <w:fldChar w:fldCharType="separate"/>
        </w:r>
        <w:r w:rsidR="00FF28F7">
          <w:rPr>
            <w:webHidden/>
          </w:rPr>
          <w:t>11</w:t>
        </w:r>
        <w:r w:rsidR="00B7675F">
          <w:rPr>
            <w:webHidden/>
          </w:rPr>
          <w:fldChar w:fldCharType="end"/>
        </w:r>
      </w:hyperlink>
    </w:p>
    <w:p w14:paraId="7A6D3368" w14:textId="6256B318" w:rsidR="00B7675F" w:rsidRDefault="00B24C00">
      <w:pPr>
        <w:pStyle w:val="TOC2"/>
        <w:rPr>
          <w:rFonts w:asciiTheme="minorHAnsi" w:eastAsiaTheme="minorEastAsia" w:hAnsiTheme="minorHAnsi" w:cstheme="minorBidi"/>
          <w:sz w:val="22"/>
          <w:szCs w:val="22"/>
          <w:lang w:val="en-US" w:eastAsia="en-US"/>
        </w:rPr>
      </w:pPr>
      <w:hyperlink w:anchor="_Toc78809066" w:history="1">
        <w:r w:rsidR="00B7675F" w:rsidRPr="004805E7">
          <w:rPr>
            <w:rStyle w:val="Hyperlink"/>
            <w:lang w:val="en-US"/>
          </w:rPr>
          <w:t>2.14.</w:t>
        </w:r>
        <w:r w:rsidR="00B7675F">
          <w:rPr>
            <w:rFonts w:asciiTheme="minorHAnsi" w:eastAsiaTheme="minorEastAsia" w:hAnsiTheme="minorHAnsi" w:cstheme="minorBidi"/>
            <w:sz w:val="22"/>
            <w:szCs w:val="22"/>
            <w:lang w:val="en-US" w:eastAsia="en-US"/>
          </w:rPr>
          <w:tab/>
        </w:r>
        <w:r w:rsidR="00B7675F" w:rsidRPr="004805E7">
          <w:rPr>
            <w:rStyle w:val="Hyperlink"/>
            <w:lang w:val="en-US"/>
          </w:rPr>
          <w:t>Marking</w:t>
        </w:r>
        <w:r w:rsidR="00B7675F">
          <w:rPr>
            <w:webHidden/>
          </w:rPr>
          <w:tab/>
        </w:r>
        <w:r w:rsidR="00B7675F">
          <w:rPr>
            <w:webHidden/>
          </w:rPr>
          <w:fldChar w:fldCharType="begin"/>
        </w:r>
        <w:r w:rsidR="00B7675F">
          <w:rPr>
            <w:webHidden/>
          </w:rPr>
          <w:instrText xml:space="preserve"> PAGEREF _Toc78809066 \h </w:instrText>
        </w:r>
        <w:r w:rsidR="00B7675F">
          <w:rPr>
            <w:webHidden/>
          </w:rPr>
        </w:r>
        <w:r w:rsidR="00B7675F">
          <w:rPr>
            <w:webHidden/>
          </w:rPr>
          <w:fldChar w:fldCharType="separate"/>
        </w:r>
        <w:r w:rsidR="00FF28F7">
          <w:rPr>
            <w:webHidden/>
          </w:rPr>
          <w:t>11</w:t>
        </w:r>
        <w:r w:rsidR="00B7675F">
          <w:rPr>
            <w:webHidden/>
          </w:rPr>
          <w:fldChar w:fldCharType="end"/>
        </w:r>
      </w:hyperlink>
    </w:p>
    <w:p w14:paraId="4A5A0C33" w14:textId="29718FE5" w:rsidR="00B7675F" w:rsidRDefault="00B24C00">
      <w:pPr>
        <w:pStyle w:val="TOC2"/>
        <w:rPr>
          <w:rFonts w:asciiTheme="minorHAnsi" w:eastAsiaTheme="minorEastAsia" w:hAnsiTheme="minorHAnsi" w:cstheme="minorBidi"/>
          <w:sz w:val="22"/>
          <w:szCs w:val="22"/>
          <w:lang w:val="en-US" w:eastAsia="en-US"/>
        </w:rPr>
      </w:pPr>
      <w:hyperlink w:anchor="_Toc78809067" w:history="1">
        <w:r w:rsidR="00B7675F" w:rsidRPr="004805E7">
          <w:rPr>
            <w:rStyle w:val="Hyperlink"/>
            <w:lang w:val="en-US"/>
          </w:rPr>
          <w:t>2.15.</w:t>
        </w:r>
        <w:r w:rsidR="00B7675F">
          <w:rPr>
            <w:rFonts w:asciiTheme="minorHAnsi" w:eastAsiaTheme="minorEastAsia" w:hAnsiTheme="minorHAnsi" w:cstheme="minorBidi"/>
            <w:sz w:val="22"/>
            <w:szCs w:val="22"/>
            <w:lang w:val="en-US" w:eastAsia="en-US"/>
          </w:rPr>
          <w:tab/>
        </w:r>
        <w:r w:rsidR="00B7675F" w:rsidRPr="004805E7">
          <w:rPr>
            <w:rStyle w:val="Hyperlink"/>
            <w:lang w:val="en-US"/>
          </w:rPr>
          <w:t>Handling, transportation and packaging</w:t>
        </w:r>
        <w:r w:rsidR="00B7675F">
          <w:rPr>
            <w:webHidden/>
          </w:rPr>
          <w:tab/>
        </w:r>
        <w:r w:rsidR="00B7675F">
          <w:rPr>
            <w:webHidden/>
          </w:rPr>
          <w:fldChar w:fldCharType="begin"/>
        </w:r>
        <w:r w:rsidR="00B7675F">
          <w:rPr>
            <w:webHidden/>
          </w:rPr>
          <w:instrText xml:space="preserve"> PAGEREF _Toc78809067 \h </w:instrText>
        </w:r>
        <w:r w:rsidR="00B7675F">
          <w:rPr>
            <w:webHidden/>
          </w:rPr>
        </w:r>
        <w:r w:rsidR="00B7675F">
          <w:rPr>
            <w:webHidden/>
          </w:rPr>
          <w:fldChar w:fldCharType="separate"/>
        </w:r>
        <w:r w:rsidR="00FF28F7">
          <w:rPr>
            <w:webHidden/>
          </w:rPr>
          <w:t>12</w:t>
        </w:r>
        <w:r w:rsidR="00B7675F">
          <w:rPr>
            <w:webHidden/>
          </w:rPr>
          <w:fldChar w:fldCharType="end"/>
        </w:r>
      </w:hyperlink>
    </w:p>
    <w:p w14:paraId="7B92DE42" w14:textId="0A524CFB" w:rsidR="00B7675F" w:rsidRDefault="00B24C00">
      <w:pPr>
        <w:pStyle w:val="TOC2"/>
        <w:rPr>
          <w:rFonts w:asciiTheme="minorHAnsi" w:eastAsiaTheme="minorEastAsia" w:hAnsiTheme="minorHAnsi" w:cstheme="minorBidi"/>
          <w:sz w:val="22"/>
          <w:szCs w:val="22"/>
          <w:lang w:val="en-US" w:eastAsia="en-US"/>
        </w:rPr>
      </w:pPr>
      <w:hyperlink w:anchor="_Toc78809068" w:history="1">
        <w:r w:rsidR="00B7675F" w:rsidRPr="004805E7">
          <w:rPr>
            <w:rStyle w:val="Hyperlink"/>
            <w:lang w:val="en-US"/>
          </w:rPr>
          <w:t>2.16.</w:t>
        </w:r>
        <w:r w:rsidR="00B7675F">
          <w:rPr>
            <w:rFonts w:asciiTheme="minorHAnsi" w:eastAsiaTheme="minorEastAsia" w:hAnsiTheme="minorHAnsi" w:cstheme="minorBidi"/>
            <w:sz w:val="22"/>
            <w:szCs w:val="22"/>
            <w:lang w:val="en-US" w:eastAsia="en-US"/>
          </w:rPr>
          <w:tab/>
        </w:r>
        <w:r w:rsidR="00B7675F" w:rsidRPr="004805E7">
          <w:rPr>
            <w:rStyle w:val="Hyperlink"/>
            <w:lang w:val="en-US"/>
          </w:rPr>
          <w:t>Documentation, validation tests and reporting</w:t>
        </w:r>
        <w:r w:rsidR="00B7675F">
          <w:rPr>
            <w:webHidden/>
          </w:rPr>
          <w:tab/>
        </w:r>
        <w:r w:rsidR="00B7675F">
          <w:rPr>
            <w:webHidden/>
          </w:rPr>
          <w:fldChar w:fldCharType="begin"/>
        </w:r>
        <w:r w:rsidR="00B7675F">
          <w:rPr>
            <w:webHidden/>
          </w:rPr>
          <w:instrText xml:space="preserve"> PAGEREF _Toc78809068 \h </w:instrText>
        </w:r>
        <w:r w:rsidR="00B7675F">
          <w:rPr>
            <w:webHidden/>
          </w:rPr>
        </w:r>
        <w:r w:rsidR="00B7675F">
          <w:rPr>
            <w:webHidden/>
          </w:rPr>
          <w:fldChar w:fldCharType="separate"/>
        </w:r>
        <w:r w:rsidR="00FF28F7">
          <w:rPr>
            <w:webHidden/>
          </w:rPr>
          <w:t>12</w:t>
        </w:r>
        <w:r w:rsidR="00B7675F">
          <w:rPr>
            <w:webHidden/>
          </w:rPr>
          <w:fldChar w:fldCharType="end"/>
        </w:r>
      </w:hyperlink>
    </w:p>
    <w:p w14:paraId="4C659318" w14:textId="0842BBD3" w:rsidR="00B7675F" w:rsidRDefault="00B24C00">
      <w:pPr>
        <w:pStyle w:val="TOC3"/>
        <w:rPr>
          <w:rFonts w:asciiTheme="minorHAnsi" w:eastAsiaTheme="minorEastAsia" w:hAnsiTheme="minorHAnsi" w:cstheme="minorBidi"/>
          <w:sz w:val="22"/>
          <w:szCs w:val="22"/>
          <w:lang w:val="en-US" w:eastAsia="en-US"/>
        </w:rPr>
      </w:pPr>
      <w:hyperlink w:anchor="_Toc78809069" w:history="1">
        <w:r w:rsidR="00B7675F" w:rsidRPr="004805E7">
          <w:rPr>
            <w:rStyle w:val="Hyperlink"/>
            <w:lang w:val="en-US"/>
          </w:rPr>
          <w:t>2.16.1.</w:t>
        </w:r>
        <w:r w:rsidR="00B7675F">
          <w:rPr>
            <w:rFonts w:asciiTheme="minorHAnsi" w:eastAsiaTheme="minorEastAsia" w:hAnsiTheme="minorHAnsi" w:cstheme="minorBidi"/>
            <w:sz w:val="22"/>
            <w:szCs w:val="22"/>
            <w:lang w:val="en-US" w:eastAsia="en-US"/>
          </w:rPr>
          <w:tab/>
        </w:r>
        <w:r w:rsidR="00B7675F" w:rsidRPr="004805E7">
          <w:rPr>
            <w:rStyle w:val="Hyperlink"/>
            <w:lang w:val="en-US"/>
          </w:rPr>
          <w:t>Reporting requirements</w:t>
        </w:r>
        <w:r w:rsidR="00B7675F">
          <w:rPr>
            <w:webHidden/>
          </w:rPr>
          <w:tab/>
        </w:r>
        <w:r w:rsidR="00B7675F">
          <w:rPr>
            <w:webHidden/>
          </w:rPr>
          <w:fldChar w:fldCharType="begin"/>
        </w:r>
        <w:r w:rsidR="00B7675F">
          <w:rPr>
            <w:webHidden/>
          </w:rPr>
          <w:instrText xml:space="preserve"> PAGEREF _Toc78809069 \h </w:instrText>
        </w:r>
        <w:r w:rsidR="00B7675F">
          <w:rPr>
            <w:webHidden/>
          </w:rPr>
        </w:r>
        <w:r w:rsidR="00B7675F">
          <w:rPr>
            <w:webHidden/>
          </w:rPr>
          <w:fldChar w:fldCharType="separate"/>
        </w:r>
        <w:r w:rsidR="00FF28F7">
          <w:rPr>
            <w:webHidden/>
          </w:rPr>
          <w:t>12</w:t>
        </w:r>
        <w:r w:rsidR="00B7675F">
          <w:rPr>
            <w:webHidden/>
          </w:rPr>
          <w:fldChar w:fldCharType="end"/>
        </w:r>
      </w:hyperlink>
    </w:p>
    <w:p w14:paraId="6FC8E924" w14:textId="54161D4C" w:rsidR="00B7675F" w:rsidRDefault="00B24C00">
      <w:pPr>
        <w:pStyle w:val="TOC3"/>
        <w:rPr>
          <w:rFonts w:asciiTheme="minorHAnsi" w:eastAsiaTheme="minorEastAsia" w:hAnsiTheme="minorHAnsi" w:cstheme="minorBidi"/>
          <w:sz w:val="22"/>
          <w:szCs w:val="22"/>
          <w:lang w:val="en-US" w:eastAsia="en-US"/>
        </w:rPr>
      </w:pPr>
      <w:hyperlink w:anchor="_Toc78809070" w:history="1">
        <w:r w:rsidR="00B7675F" w:rsidRPr="004805E7">
          <w:rPr>
            <w:rStyle w:val="Hyperlink"/>
            <w:lang w:val="en-US"/>
          </w:rPr>
          <w:t>2.16.2.</w:t>
        </w:r>
        <w:r w:rsidR="00B7675F">
          <w:rPr>
            <w:rFonts w:asciiTheme="minorHAnsi" w:eastAsiaTheme="minorEastAsia" w:hAnsiTheme="minorHAnsi" w:cstheme="minorBidi"/>
            <w:sz w:val="22"/>
            <w:szCs w:val="22"/>
            <w:lang w:val="en-US" w:eastAsia="en-US"/>
          </w:rPr>
          <w:tab/>
        </w:r>
        <w:r w:rsidR="00B7675F" w:rsidRPr="004805E7">
          <w:rPr>
            <w:rStyle w:val="Hyperlink"/>
            <w:lang w:val="en-US"/>
          </w:rPr>
          <w:t>Validation tests</w:t>
        </w:r>
        <w:r w:rsidR="00B7675F">
          <w:rPr>
            <w:webHidden/>
          </w:rPr>
          <w:tab/>
        </w:r>
        <w:r w:rsidR="00B7675F">
          <w:rPr>
            <w:webHidden/>
          </w:rPr>
          <w:fldChar w:fldCharType="begin"/>
        </w:r>
        <w:r w:rsidR="00B7675F">
          <w:rPr>
            <w:webHidden/>
          </w:rPr>
          <w:instrText xml:space="preserve"> PAGEREF _Toc78809070 \h </w:instrText>
        </w:r>
        <w:r w:rsidR="00B7675F">
          <w:rPr>
            <w:webHidden/>
          </w:rPr>
        </w:r>
        <w:r w:rsidR="00B7675F">
          <w:rPr>
            <w:webHidden/>
          </w:rPr>
          <w:fldChar w:fldCharType="separate"/>
        </w:r>
        <w:r w:rsidR="00FF28F7">
          <w:rPr>
            <w:webHidden/>
          </w:rPr>
          <w:t>12</w:t>
        </w:r>
        <w:r w:rsidR="00B7675F">
          <w:rPr>
            <w:webHidden/>
          </w:rPr>
          <w:fldChar w:fldCharType="end"/>
        </w:r>
      </w:hyperlink>
    </w:p>
    <w:p w14:paraId="09A4F9BA" w14:textId="08DF8586" w:rsidR="00B7675F" w:rsidRDefault="00B24C00">
      <w:pPr>
        <w:pStyle w:val="TOC3"/>
        <w:rPr>
          <w:rFonts w:asciiTheme="minorHAnsi" w:eastAsiaTheme="minorEastAsia" w:hAnsiTheme="minorHAnsi" w:cstheme="minorBidi"/>
          <w:sz w:val="22"/>
          <w:szCs w:val="22"/>
          <w:lang w:val="en-US" w:eastAsia="en-US"/>
        </w:rPr>
      </w:pPr>
      <w:hyperlink w:anchor="_Toc78809071" w:history="1">
        <w:r w:rsidR="00B7675F" w:rsidRPr="004805E7">
          <w:rPr>
            <w:rStyle w:val="Hyperlink"/>
            <w:lang w:val="en-US"/>
          </w:rPr>
          <w:t>2.16.3.</w:t>
        </w:r>
        <w:r w:rsidR="00B7675F">
          <w:rPr>
            <w:rFonts w:asciiTheme="minorHAnsi" w:eastAsiaTheme="minorEastAsia" w:hAnsiTheme="minorHAnsi" w:cstheme="minorBidi"/>
            <w:sz w:val="22"/>
            <w:szCs w:val="22"/>
            <w:lang w:val="en-US" w:eastAsia="en-US"/>
          </w:rPr>
          <w:tab/>
        </w:r>
        <w:r w:rsidR="00B7675F" w:rsidRPr="004805E7">
          <w:rPr>
            <w:rStyle w:val="Hyperlink"/>
            <w:lang w:val="en-US"/>
          </w:rPr>
          <w:t>Other technical documentation</w:t>
        </w:r>
        <w:r w:rsidR="00B7675F">
          <w:rPr>
            <w:webHidden/>
          </w:rPr>
          <w:tab/>
        </w:r>
        <w:r w:rsidR="00B7675F">
          <w:rPr>
            <w:webHidden/>
          </w:rPr>
          <w:fldChar w:fldCharType="begin"/>
        </w:r>
        <w:r w:rsidR="00B7675F">
          <w:rPr>
            <w:webHidden/>
          </w:rPr>
          <w:instrText xml:space="preserve"> PAGEREF _Toc78809071 \h </w:instrText>
        </w:r>
        <w:r w:rsidR="00B7675F">
          <w:rPr>
            <w:webHidden/>
          </w:rPr>
        </w:r>
        <w:r w:rsidR="00B7675F">
          <w:rPr>
            <w:webHidden/>
          </w:rPr>
          <w:fldChar w:fldCharType="separate"/>
        </w:r>
        <w:r w:rsidR="00FF28F7">
          <w:rPr>
            <w:webHidden/>
          </w:rPr>
          <w:t>12</w:t>
        </w:r>
        <w:r w:rsidR="00B7675F">
          <w:rPr>
            <w:webHidden/>
          </w:rPr>
          <w:fldChar w:fldCharType="end"/>
        </w:r>
      </w:hyperlink>
    </w:p>
    <w:p w14:paraId="190CFA90" w14:textId="0B6D246E" w:rsidR="00B7675F" w:rsidRDefault="00B24C00">
      <w:pPr>
        <w:pStyle w:val="TOC3"/>
        <w:rPr>
          <w:rFonts w:asciiTheme="minorHAnsi" w:eastAsiaTheme="minorEastAsia" w:hAnsiTheme="minorHAnsi" w:cstheme="minorBidi"/>
          <w:sz w:val="22"/>
          <w:szCs w:val="22"/>
          <w:lang w:val="en-US" w:eastAsia="en-US"/>
        </w:rPr>
      </w:pPr>
      <w:hyperlink w:anchor="_Toc78809072" w:history="1">
        <w:r w:rsidR="00B7675F" w:rsidRPr="004805E7">
          <w:rPr>
            <w:rStyle w:val="Hyperlink"/>
            <w:lang w:val="en-US"/>
          </w:rPr>
          <w:t>2.16.4.</w:t>
        </w:r>
        <w:r w:rsidR="00B7675F">
          <w:rPr>
            <w:rFonts w:asciiTheme="minorHAnsi" w:eastAsiaTheme="minorEastAsia" w:hAnsiTheme="minorHAnsi" w:cstheme="minorBidi"/>
            <w:sz w:val="22"/>
            <w:szCs w:val="22"/>
            <w:lang w:val="en-US" w:eastAsia="en-US"/>
          </w:rPr>
          <w:tab/>
        </w:r>
        <w:r w:rsidR="00B7675F" w:rsidRPr="004805E7">
          <w:rPr>
            <w:rStyle w:val="Hyperlink"/>
            <w:lang w:val="en-US"/>
          </w:rPr>
          <w:t>Reliability</w:t>
        </w:r>
        <w:r w:rsidR="00B7675F">
          <w:rPr>
            <w:webHidden/>
          </w:rPr>
          <w:tab/>
        </w:r>
        <w:r w:rsidR="00B7675F">
          <w:rPr>
            <w:webHidden/>
          </w:rPr>
          <w:fldChar w:fldCharType="begin"/>
        </w:r>
        <w:r w:rsidR="00B7675F">
          <w:rPr>
            <w:webHidden/>
          </w:rPr>
          <w:instrText xml:space="preserve"> PAGEREF _Toc78809072 \h </w:instrText>
        </w:r>
        <w:r w:rsidR="00B7675F">
          <w:rPr>
            <w:webHidden/>
          </w:rPr>
        </w:r>
        <w:r w:rsidR="00B7675F">
          <w:rPr>
            <w:webHidden/>
          </w:rPr>
          <w:fldChar w:fldCharType="separate"/>
        </w:r>
        <w:r w:rsidR="00FF28F7">
          <w:rPr>
            <w:webHidden/>
          </w:rPr>
          <w:t>13</w:t>
        </w:r>
        <w:r w:rsidR="00B7675F">
          <w:rPr>
            <w:webHidden/>
          </w:rPr>
          <w:fldChar w:fldCharType="end"/>
        </w:r>
      </w:hyperlink>
    </w:p>
    <w:p w14:paraId="21F51D50" w14:textId="33F0F198" w:rsidR="00B7675F" w:rsidRDefault="00B24C00">
      <w:pPr>
        <w:pStyle w:val="TOC3"/>
        <w:rPr>
          <w:rFonts w:asciiTheme="minorHAnsi" w:eastAsiaTheme="minorEastAsia" w:hAnsiTheme="minorHAnsi" w:cstheme="minorBidi"/>
          <w:sz w:val="22"/>
          <w:szCs w:val="22"/>
          <w:lang w:val="en-US" w:eastAsia="en-US"/>
        </w:rPr>
      </w:pPr>
      <w:hyperlink w:anchor="_Toc78809073" w:history="1">
        <w:r w:rsidR="00B7675F" w:rsidRPr="004805E7">
          <w:rPr>
            <w:rStyle w:val="Hyperlink"/>
            <w:lang w:val="en-US"/>
          </w:rPr>
          <w:t>2.16.5.</w:t>
        </w:r>
        <w:r w:rsidR="00B7675F">
          <w:rPr>
            <w:rFonts w:asciiTheme="minorHAnsi" w:eastAsiaTheme="minorEastAsia" w:hAnsiTheme="minorHAnsi" w:cstheme="minorBidi"/>
            <w:sz w:val="22"/>
            <w:szCs w:val="22"/>
            <w:lang w:val="en-US" w:eastAsia="en-US"/>
          </w:rPr>
          <w:tab/>
        </w:r>
        <w:r w:rsidR="00B7675F" w:rsidRPr="004805E7">
          <w:rPr>
            <w:rStyle w:val="Hyperlink"/>
            <w:lang w:val="en-US"/>
          </w:rPr>
          <w:t>Drawings</w:t>
        </w:r>
        <w:r w:rsidR="00B7675F">
          <w:rPr>
            <w:webHidden/>
          </w:rPr>
          <w:tab/>
        </w:r>
        <w:r w:rsidR="00B7675F">
          <w:rPr>
            <w:webHidden/>
          </w:rPr>
          <w:fldChar w:fldCharType="begin"/>
        </w:r>
        <w:r w:rsidR="00B7675F">
          <w:rPr>
            <w:webHidden/>
          </w:rPr>
          <w:instrText xml:space="preserve"> PAGEREF _Toc78809073 \h </w:instrText>
        </w:r>
        <w:r w:rsidR="00B7675F">
          <w:rPr>
            <w:webHidden/>
          </w:rPr>
        </w:r>
        <w:r w:rsidR="00B7675F">
          <w:rPr>
            <w:webHidden/>
          </w:rPr>
          <w:fldChar w:fldCharType="separate"/>
        </w:r>
        <w:r w:rsidR="00FF28F7">
          <w:rPr>
            <w:webHidden/>
          </w:rPr>
          <w:t>13</w:t>
        </w:r>
        <w:r w:rsidR="00B7675F">
          <w:rPr>
            <w:webHidden/>
          </w:rPr>
          <w:fldChar w:fldCharType="end"/>
        </w:r>
      </w:hyperlink>
    </w:p>
    <w:p w14:paraId="537245FA" w14:textId="36D62B98" w:rsidR="00B7675F" w:rsidRDefault="00B24C00">
      <w:pPr>
        <w:pStyle w:val="TOC2"/>
        <w:rPr>
          <w:rFonts w:asciiTheme="minorHAnsi" w:eastAsiaTheme="minorEastAsia" w:hAnsiTheme="minorHAnsi" w:cstheme="minorBidi"/>
          <w:sz w:val="22"/>
          <w:szCs w:val="22"/>
          <w:lang w:val="en-US" w:eastAsia="en-US"/>
        </w:rPr>
      </w:pPr>
      <w:hyperlink w:anchor="_Toc78809074" w:history="1">
        <w:r w:rsidR="00B7675F" w:rsidRPr="004805E7">
          <w:rPr>
            <w:rStyle w:val="Hyperlink"/>
            <w:lang w:val="en-US"/>
          </w:rPr>
          <w:t>2.17.</w:t>
        </w:r>
        <w:r w:rsidR="00B7675F">
          <w:rPr>
            <w:rFonts w:asciiTheme="minorHAnsi" w:eastAsiaTheme="minorEastAsia" w:hAnsiTheme="minorHAnsi" w:cstheme="minorBidi"/>
            <w:sz w:val="22"/>
            <w:szCs w:val="22"/>
            <w:lang w:val="en-US" w:eastAsia="en-US"/>
          </w:rPr>
          <w:tab/>
        </w:r>
        <w:r w:rsidR="00B7675F" w:rsidRPr="004805E7">
          <w:rPr>
            <w:rStyle w:val="Hyperlink"/>
            <w:lang w:val="en-US"/>
          </w:rPr>
          <w:t>Failure Mode and Effects Analysis (FMEA)</w:t>
        </w:r>
        <w:r w:rsidR="00B7675F">
          <w:rPr>
            <w:webHidden/>
          </w:rPr>
          <w:tab/>
        </w:r>
        <w:r w:rsidR="00B7675F">
          <w:rPr>
            <w:webHidden/>
          </w:rPr>
          <w:fldChar w:fldCharType="begin"/>
        </w:r>
        <w:r w:rsidR="00B7675F">
          <w:rPr>
            <w:webHidden/>
          </w:rPr>
          <w:instrText xml:space="preserve"> PAGEREF _Toc78809074 \h </w:instrText>
        </w:r>
        <w:r w:rsidR="00B7675F">
          <w:rPr>
            <w:webHidden/>
          </w:rPr>
        </w:r>
        <w:r w:rsidR="00B7675F">
          <w:rPr>
            <w:webHidden/>
          </w:rPr>
          <w:fldChar w:fldCharType="separate"/>
        </w:r>
        <w:r w:rsidR="00FF28F7">
          <w:rPr>
            <w:webHidden/>
          </w:rPr>
          <w:t>13</w:t>
        </w:r>
        <w:r w:rsidR="00B7675F">
          <w:rPr>
            <w:webHidden/>
          </w:rPr>
          <w:fldChar w:fldCharType="end"/>
        </w:r>
      </w:hyperlink>
    </w:p>
    <w:p w14:paraId="61F35F56" w14:textId="7DAB80B6" w:rsidR="00B7675F" w:rsidRDefault="00B24C00">
      <w:pPr>
        <w:pStyle w:val="TOC3"/>
        <w:rPr>
          <w:rFonts w:asciiTheme="minorHAnsi" w:eastAsiaTheme="minorEastAsia" w:hAnsiTheme="minorHAnsi" w:cstheme="minorBidi"/>
          <w:sz w:val="22"/>
          <w:szCs w:val="22"/>
          <w:lang w:val="en-US" w:eastAsia="en-US"/>
        </w:rPr>
      </w:pPr>
      <w:hyperlink w:anchor="_Toc78809075" w:history="1">
        <w:r w:rsidR="00B7675F" w:rsidRPr="004805E7">
          <w:rPr>
            <w:rStyle w:val="Hyperlink"/>
            <w:lang w:val="en-US"/>
          </w:rPr>
          <w:t>2.17.1.</w:t>
        </w:r>
        <w:r w:rsidR="00B7675F">
          <w:rPr>
            <w:rFonts w:asciiTheme="minorHAnsi" w:eastAsiaTheme="minorEastAsia" w:hAnsiTheme="minorHAnsi" w:cstheme="minorBidi"/>
            <w:sz w:val="22"/>
            <w:szCs w:val="22"/>
            <w:lang w:val="en-US" w:eastAsia="en-US"/>
          </w:rPr>
          <w:tab/>
        </w:r>
        <w:r w:rsidR="00B7675F" w:rsidRPr="004805E7">
          <w:rPr>
            <w:rStyle w:val="Hyperlink"/>
            <w:lang w:val="en-US"/>
          </w:rPr>
          <w:t>Sensor errors and their evaluation</w:t>
        </w:r>
        <w:r w:rsidR="00B7675F">
          <w:rPr>
            <w:webHidden/>
          </w:rPr>
          <w:tab/>
        </w:r>
        <w:r w:rsidR="00B7675F">
          <w:rPr>
            <w:webHidden/>
          </w:rPr>
          <w:fldChar w:fldCharType="begin"/>
        </w:r>
        <w:r w:rsidR="00B7675F">
          <w:rPr>
            <w:webHidden/>
          </w:rPr>
          <w:instrText xml:space="preserve"> PAGEREF _Toc78809075 \h </w:instrText>
        </w:r>
        <w:r w:rsidR="00B7675F">
          <w:rPr>
            <w:webHidden/>
          </w:rPr>
        </w:r>
        <w:r w:rsidR="00B7675F">
          <w:rPr>
            <w:webHidden/>
          </w:rPr>
          <w:fldChar w:fldCharType="separate"/>
        </w:r>
        <w:r w:rsidR="00FF28F7">
          <w:rPr>
            <w:webHidden/>
          </w:rPr>
          <w:t>13</w:t>
        </w:r>
        <w:r w:rsidR="00B7675F">
          <w:rPr>
            <w:webHidden/>
          </w:rPr>
          <w:fldChar w:fldCharType="end"/>
        </w:r>
      </w:hyperlink>
    </w:p>
    <w:p w14:paraId="509D4613" w14:textId="3982E95A" w:rsidR="00B7675F" w:rsidRDefault="00B24C00">
      <w:pPr>
        <w:pStyle w:val="TOC3"/>
        <w:rPr>
          <w:rFonts w:asciiTheme="minorHAnsi" w:eastAsiaTheme="minorEastAsia" w:hAnsiTheme="minorHAnsi" w:cstheme="minorBidi"/>
          <w:sz w:val="22"/>
          <w:szCs w:val="22"/>
          <w:lang w:val="en-US" w:eastAsia="en-US"/>
        </w:rPr>
      </w:pPr>
      <w:hyperlink w:anchor="_Toc78809076" w:history="1">
        <w:r w:rsidR="00B7675F" w:rsidRPr="004805E7">
          <w:rPr>
            <w:rStyle w:val="Hyperlink"/>
            <w:lang w:val="en-US"/>
          </w:rPr>
          <w:t>2.17.2.</w:t>
        </w:r>
        <w:r w:rsidR="00B7675F">
          <w:rPr>
            <w:rFonts w:asciiTheme="minorHAnsi" w:eastAsiaTheme="minorEastAsia" w:hAnsiTheme="minorHAnsi" w:cstheme="minorBidi"/>
            <w:sz w:val="22"/>
            <w:szCs w:val="22"/>
            <w:lang w:val="en-US" w:eastAsia="en-US"/>
          </w:rPr>
          <w:tab/>
        </w:r>
        <w:r w:rsidR="00B7675F" w:rsidRPr="004805E7">
          <w:rPr>
            <w:rStyle w:val="Hyperlink"/>
            <w:lang w:val="en-US"/>
          </w:rPr>
          <w:t>Special (s/c) and critical (c/c) characteristics</w:t>
        </w:r>
        <w:r w:rsidR="00B7675F">
          <w:rPr>
            <w:webHidden/>
          </w:rPr>
          <w:tab/>
        </w:r>
        <w:r w:rsidR="00B7675F">
          <w:rPr>
            <w:webHidden/>
          </w:rPr>
          <w:fldChar w:fldCharType="begin"/>
        </w:r>
        <w:r w:rsidR="00B7675F">
          <w:rPr>
            <w:webHidden/>
          </w:rPr>
          <w:instrText xml:space="preserve"> PAGEREF _Toc78809076 \h </w:instrText>
        </w:r>
        <w:r w:rsidR="00B7675F">
          <w:rPr>
            <w:webHidden/>
          </w:rPr>
        </w:r>
        <w:r w:rsidR="00B7675F">
          <w:rPr>
            <w:webHidden/>
          </w:rPr>
          <w:fldChar w:fldCharType="separate"/>
        </w:r>
        <w:r w:rsidR="00FF28F7">
          <w:rPr>
            <w:webHidden/>
          </w:rPr>
          <w:t>13</w:t>
        </w:r>
        <w:r w:rsidR="00B7675F">
          <w:rPr>
            <w:webHidden/>
          </w:rPr>
          <w:fldChar w:fldCharType="end"/>
        </w:r>
      </w:hyperlink>
    </w:p>
    <w:p w14:paraId="3C962CF5" w14:textId="7EF18335" w:rsidR="00B7675F" w:rsidRDefault="00B24C00">
      <w:pPr>
        <w:pStyle w:val="TOC3"/>
        <w:rPr>
          <w:rFonts w:asciiTheme="minorHAnsi" w:eastAsiaTheme="minorEastAsia" w:hAnsiTheme="minorHAnsi" w:cstheme="minorBidi"/>
          <w:sz w:val="22"/>
          <w:szCs w:val="22"/>
          <w:lang w:val="en-US" w:eastAsia="en-US"/>
        </w:rPr>
      </w:pPr>
      <w:hyperlink w:anchor="_Toc78809077" w:history="1">
        <w:r w:rsidR="00B7675F" w:rsidRPr="004805E7">
          <w:rPr>
            <w:rStyle w:val="Hyperlink"/>
            <w:lang w:val="en-US"/>
          </w:rPr>
          <w:t>2.17.3.</w:t>
        </w:r>
        <w:r w:rsidR="00B7675F">
          <w:rPr>
            <w:rFonts w:asciiTheme="minorHAnsi" w:eastAsiaTheme="minorEastAsia" w:hAnsiTheme="minorHAnsi" w:cstheme="minorBidi"/>
            <w:sz w:val="22"/>
            <w:szCs w:val="22"/>
            <w:lang w:val="en-US" w:eastAsia="en-US"/>
          </w:rPr>
          <w:tab/>
        </w:r>
        <w:r w:rsidR="00B7675F" w:rsidRPr="004805E7">
          <w:rPr>
            <w:rStyle w:val="Hyperlink"/>
            <w:lang w:val="en-US"/>
          </w:rPr>
          <w:t>Severity list Cover and Cover unit</w:t>
        </w:r>
        <w:r w:rsidR="00B7675F">
          <w:rPr>
            <w:webHidden/>
          </w:rPr>
          <w:tab/>
        </w:r>
        <w:r w:rsidR="00B7675F">
          <w:rPr>
            <w:webHidden/>
          </w:rPr>
          <w:fldChar w:fldCharType="begin"/>
        </w:r>
        <w:r w:rsidR="00B7675F">
          <w:rPr>
            <w:webHidden/>
          </w:rPr>
          <w:instrText xml:space="preserve"> PAGEREF _Toc78809077 \h </w:instrText>
        </w:r>
        <w:r w:rsidR="00B7675F">
          <w:rPr>
            <w:webHidden/>
          </w:rPr>
        </w:r>
        <w:r w:rsidR="00B7675F">
          <w:rPr>
            <w:webHidden/>
          </w:rPr>
          <w:fldChar w:fldCharType="separate"/>
        </w:r>
        <w:r w:rsidR="00FF28F7">
          <w:rPr>
            <w:webHidden/>
          </w:rPr>
          <w:t>14</w:t>
        </w:r>
        <w:r w:rsidR="00B7675F">
          <w:rPr>
            <w:webHidden/>
          </w:rPr>
          <w:fldChar w:fldCharType="end"/>
        </w:r>
      </w:hyperlink>
    </w:p>
    <w:p w14:paraId="6847759D" w14:textId="45243340" w:rsidR="00B7675F" w:rsidRDefault="00B24C00">
      <w:pPr>
        <w:pStyle w:val="TOC2"/>
        <w:rPr>
          <w:rFonts w:asciiTheme="minorHAnsi" w:eastAsiaTheme="minorEastAsia" w:hAnsiTheme="minorHAnsi" w:cstheme="minorBidi"/>
          <w:sz w:val="22"/>
          <w:szCs w:val="22"/>
          <w:lang w:val="en-US" w:eastAsia="en-US"/>
        </w:rPr>
      </w:pPr>
      <w:hyperlink w:anchor="_Toc78809078" w:history="1">
        <w:r w:rsidR="00B7675F" w:rsidRPr="004805E7">
          <w:rPr>
            <w:rStyle w:val="Hyperlink"/>
            <w:lang w:val="en-US"/>
          </w:rPr>
          <w:t>2.18.</w:t>
        </w:r>
        <w:r w:rsidR="00B7675F">
          <w:rPr>
            <w:rFonts w:asciiTheme="minorHAnsi" w:eastAsiaTheme="minorEastAsia" w:hAnsiTheme="minorHAnsi" w:cstheme="minorBidi"/>
            <w:sz w:val="22"/>
            <w:szCs w:val="22"/>
            <w:lang w:val="en-US" w:eastAsia="en-US"/>
          </w:rPr>
          <w:tab/>
        </w:r>
        <w:r w:rsidR="00B7675F" w:rsidRPr="004805E7">
          <w:rPr>
            <w:rStyle w:val="Hyperlink"/>
            <w:lang w:val="en-US"/>
          </w:rPr>
          <w:t>Functional Safety</w:t>
        </w:r>
        <w:r w:rsidR="00B7675F">
          <w:rPr>
            <w:webHidden/>
          </w:rPr>
          <w:tab/>
        </w:r>
        <w:r w:rsidR="00B7675F">
          <w:rPr>
            <w:webHidden/>
          </w:rPr>
          <w:fldChar w:fldCharType="begin"/>
        </w:r>
        <w:r w:rsidR="00B7675F">
          <w:rPr>
            <w:webHidden/>
          </w:rPr>
          <w:instrText xml:space="preserve"> PAGEREF _Toc78809078 \h </w:instrText>
        </w:r>
        <w:r w:rsidR="00B7675F">
          <w:rPr>
            <w:webHidden/>
          </w:rPr>
        </w:r>
        <w:r w:rsidR="00B7675F">
          <w:rPr>
            <w:webHidden/>
          </w:rPr>
          <w:fldChar w:fldCharType="separate"/>
        </w:r>
        <w:r w:rsidR="00FF28F7">
          <w:rPr>
            <w:webHidden/>
          </w:rPr>
          <w:t>14</w:t>
        </w:r>
        <w:r w:rsidR="00B7675F">
          <w:rPr>
            <w:webHidden/>
          </w:rPr>
          <w:fldChar w:fldCharType="end"/>
        </w:r>
      </w:hyperlink>
    </w:p>
    <w:p w14:paraId="1877F43C" w14:textId="55640F4C" w:rsidR="00B7675F" w:rsidRDefault="00B24C00">
      <w:pPr>
        <w:pStyle w:val="TOC1"/>
        <w:rPr>
          <w:rFonts w:asciiTheme="minorHAnsi" w:eastAsiaTheme="minorEastAsia" w:hAnsiTheme="minorHAnsi" w:cstheme="minorBidi"/>
          <w:b w:val="0"/>
          <w:bCs w:val="0"/>
          <w:sz w:val="22"/>
          <w:szCs w:val="22"/>
          <w:lang w:val="en-US" w:eastAsia="en-US"/>
        </w:rPr>
      </w:pPr>
      <w:hyperlink w:anchor="_Toc78809079" w:history="1">
        <w:r w:rsidR="00B7675F" w:rsidRPr="004805E7">
          <w:rPr>
            <w:rStyle w:val="Hyperlink"/>
          </w:rPr>
          <w:t>3.</w:t>
        </w:r>
        <w:r w:rsidR="00B7675F">
          <w:rPr>
            <w:rFonts w:asciiTheme="minorHAnsi" w:eastAsiaTheme="minorEastAsia" w:hAnsiTheme="minorHAnsi" w:cstheme="minorBidi"/>
            <w:b w:val="0"/>
            <w:bCs w:val="0"/>
            <w:sz w:val="22"/>
            <w:szCs w:val="22"/>
            <w:lang w:val="en-US" w:eastAsia="en-US"/>
          </w:rPr>
          <w:tab/>
        </w:r>
        <w:r w:rsidR="00B7675F" w:rsidRPr="004805E7">
          <w:rPr>
            <w:rStyle w:val="Hyperlink"/>
            <w:lang w:val="en-US"/>
          </w:rPr>
          <w:t>Ambient conditions</w:t>
        </w:r>
        <w:r w:rsidR="00B7675F">
          <w:rPr>
            <w:webHidden/>
          </w:rPr>
          <w:tab/>
        </w:r>
        <w:r w:rsidR="00B7675F">
          <w:rPr>
            <w:webHidden/>
          </w:rPr>
          <w:fldChar w:fldCharType="begin"/>
        </w:r>
        <w:r w:rsidR="00B7675F">
          <w:rPr>
            <w:webHidden/>
          </w:rPr>
          <w:instrText xml:space="preserve"> PAGEREF _Toc78809079 \h </w:instrText>
        </w:r>
        <w:r w:rsidR="00B7675F">
          <w:rPr>
            <w:webHidden/>
          </w:rPr>
        </w:r>
        <w:r w:rsidR="00B7675F">
          <w:rPr>
            <w:webHidden/>
          </w:rPr>
          <w:fldChar w:fldCharType="separate"/>
        </w:r>
        <w:r w:rsidR="00FF28F7">
          <w:rPr>
            <w:webHidden/>
          </w:rPr>
          <w:t>15</w:t>
        </w:r>
        <w:r w:rsidR="00B7675F">
          <w:rPr>
            <w:webHidden/>
          </w:rPr>
          <w:fldChar w:fldCharType="end"/>
        </w:r>
      </w:hyperlink>
    </w:p>
    <w:p w14:paraId="4CE1605D" w14:textId="27945DD7" w:rsidR="00B7675F" w:rsidRDefault="00B24C00">
      <w:pPr>
        <w:pStyle w:val="TOC2"/>
        <w:rPr>
          <w:rFonts w:asciiTheme="minorHAnsi" w:eastAsiaTheme="minorEastAsia" w:hAnsiTheme="minorHAnsi" w:cstheme="minorBidi"/>
          <w:sz w:val="22"/>
          <w:szCs w:val="22"/>
          <w:lang w:val="en-US" w:eastAsia="en-US"/>
        </w:rPr>
      </w:pPr>
      <w:hyperlink w:anchor="_Toc78809080" w:history="1">
        <w:r w:rsidR="00B7675F" w:rsidRPr="004805E7">
          <w:rPr>
            <w:rStyle w:val="Hyperlink"/>
            <w:lang w:val="en-US"/>
          </w:rPr>
          <w:t>3.1.</w:t>
        </w:r>
        <w:r w:rsidR="00B7675F">
          <w:rPr>
            <w:rFonts w:asciiTheme="minorHAnsi" w:eastAsiaTheme="minorEastAsia" w:hAnsiTheme="minorHAnsi" w:cstheme="minorBidi"/>
            <w:sz w:val="22"/>
            <w:szCs w:val="22"/>
            <w:lang w:val="en-US" w:eastAsia="en-US"/>
          </w:rPr>
          <w:tab/>
        </w:r>
        <w:r w:rsidR="00B7675F" w:rsidRPr="004805E7">
          <w:rPr>
            <w:rStyle w:val="Hyperlink"/>
            <w:lang w:val="en-US"/>
          </w:rPr>
          <w:t>Temperature ranges</w:t>
        </w:r>
        <w:r w:rsidR="00B7675F">
          <w:rPr>
            <w:webHidden/>
          </w:rPr>
          <w:tab/>
        </w:r>
        <w:r w:rsidR="00B7675F">
          <w:rPr>
            <w:webHidden/>
          </w:rPr>
          <w:fldChar w:fldCharType="begin"/>
        </w:r>
        <w:r w:rsidR="00B7675F">
          <w:rPr>
            <w:webHidden/>
          </w:rPr>
          <w:instrText xml:space="preserve"> PAGEREF _Toc78809080 \h </w:instrText>
        </w:r>
        <w:r w:rsidR="00B7675F">
          <w:rPr>
            <w:webHidden/>
          </w:rPr>
        </w:r>
        <w:r w:rsidR="00B7675F">
          <w:rPr>
            <w:webHidden/>
          </w:rPr>
          <w:fldChar w:fldCharType="separate"/>
        </w:r>
        <w:r w:rsidR="00FF28F7">
          <w:rPr>
            <w:webHidden/>
          </w:rPr>
          <w:t>15</w:t>
        </w:r>
        <w:r w:rsidR="00B7675F">
          <w:rPr>
            <w:webHidden/>
          </w:rPr>
          <w:fldChar w:fldCharType="end"/>
        </w:r>
      </w:hyperlink>
    </w:p>
    <w:p w14:paraId="7D3A9CF5" w14:textId="2648751C" w:rsidR="00B7675F" w:rsidRDefault="00B24C00">
      <w:pPr>
        <w:pStyle w:val="TOC2"/>
        <w:rPr>
          <w:rFonts w:asciiTheme="minorHAnsi" w:eastAsiaTheme="minorEastAsia" w:hAnsiTheme="minorHAnsi" w:cstheme="minorBidi"/>
          <w:sz w:val="22"/>
          <w:szCs w:val="22"/>
          <w:lang w:val="en-US" w:eastAsia="en-US"/>
        </w:rPr>
      </w:pPr>
      <w:hyperlink w:anchor="_Toc78809081" w:history="1">
        <w:r w:rsidR="00B7675F" w:rsidRPr="004805E7">
          <w:rPr>
            <w:rStyle w:val="Hyperlink"/>
            <w:lang w:val="en-US"/>
          </w:rPr>
          <w:t>3.2.</w:t>
        </w:r>
        <w:r w:rsidR="00B7675F">
          <w:rPr>
            <w:rFonts w:asciiTheme="minorHAnsi" w:eastAsiaTheme="minorEastAsia" w:hAnsiTheme="minorHAnsi" w:cstheme="minorBidi"/>
            <w:sz w:val="22"/>
            <w:szCs w:val="22"/>
            <w:lang w:val="en-US" w:eastAsia="en-US"/>
          </w:rPr>
          <w:tab/>
        </w:r>
        <w:r w:rsidR="00B7675F" w:rsidRPr="004805E7">
          <w:rPr>
            <w:rStyle w:val="Hyperlink"/>
            <w:lang w:val="en-US"/>
          </w:rPr>
          <w:t>Operating life</w:t>
        </w:r>
        <w:r w:rsidR="00B7675F">
          <w:rPr>
            <w:webHidden/>
          </w:rPr>
          <w:tab/>
        </w:r>
        <w:r w:rsidR="00B7675F">
          <w:rPr>
            <w:webHidden/>
          </w:rPr>
          <w:fldChar w:fldCharType="begin"/>
        </w:r>
        <w:r w:rsidR="00B7675F">
          <w:rPr>
            <w:webHidden/>
          </w:rPr>
          <w:instrText xml:space="preserve"> PAGEREF _Toc78809081 \h </w:instrText>
        </w:r>
        <w:r w:rsidR="00B7675F">
          <w:rPr>
            <w:webHidden/>
          </w:rPr>
        </w:r>
        <w:r w:rsidR="00B7675F">
          <w:rPr>
            <w:webHidden/>
          </w:rPr>
          <w:fldChar w:fldCharType="separate"/>
        </w:r>
        <w:r w:rsidR="00FF28F7">
          <w:rPr>
            <w:webHidden/>
          </w:rPr>
          <w:t>15</w:t>
        </w:r>
        <w:r w:rsidR="00B7675F">
          <w:rPr>
            <w:webHidden/>
          </w:rPr>
          <w:fldChar w:fldCharType="end"/>
        </w:r>
      </w:hyperlink>
    </w:p>
    <w:p w14:paraId="4CA466A7" w14:textId="4F2661F5" w:rsidR="00B7675F" w:rsidRDefault="00B24C00">
      <w:pPr>
        <w:pStyle w:val="TOC2"/>
        <w:rPr>
          <w:rFonts w:asciiTheme="minorHAnsi" w:eastAsiaTheme="minorEastAsia" w:hAnsiTheme="minorHAnsi" w:cstheme="minorBidi"/>
          <w:sz w:val="22"/>
          <w:szCs w:val="22"/>
          <w:lang w:val="en-US" w:eastAsia="en-US"/>
        </w:rPr>
      </w:pPr>
      <w:hyperlink w:anchor="_Toc78809082" w:history="1">
        <w:r w:rsidR="00B7675F" w:rsidRPr="004805E7">
          <w:rPr>
            <w:rStyle w:val="Hyperlink"/>
            <w:lang w:val="en-US"/>
          </w:rPr>
          <w:t>3.3.</w:t>
        </w:r>
        <w:r w:rsidR="00B7675F">
          <w:rPr>
            <w:rFonts w:asciiTheme="minorHAnsi" w:eastAsiaTheme="minorEastAsia" w:hAnsiTheme="minorHAnsi" w:cstheme="minorBidi"/>
            <w:sz w:val="22"/>
            <w:szCs w:val="22"/>
            <w:lang w:val="en-US" w:eastAsia="en-US"/>
          </w:rPr>
          <w:tab/>
        </w:r>
        <w:r w:rsidR="00B7675F" w:rsidRPr="004805E7">
          <w:rPr>
            <w:rStyle w:val="Hyperlink"/>
            <w:lang w:val="en-US"/>
          </w:rPr>
          <w:t>Humidity</w:t>
        </w:r>
        <w:r w:rsidR="00B7675F">
          <w:rPr>
            <w:webHidden/>
          </w:rPr>
          <w:tab/>
        </w:r>
        <w:r w:rsidR="00B7675F">
          <w:rPr>
            <w:webHidden/>
          </w:rPr>
          <w:fldChar w:fldCharType="begin"/>
        </w:r>
        <w:r w:rsidR="00B7675F">
          <w:rPr>
            <w:webHidden/>
          </w:rPr>
          <w:instrText xml:space="preserve"> PAGEREF _Toc78809082 \h </w:instrText>
        </w:r>
        <w:r w:rsidR="00B7675F">
          <w:rPr>
            <w:webHidden/>
          </w:rPr>
        </w:r>
        <w:r w:rsidR="00B7675F">
          <w:rPr>
            <w:webHidden/>
          </w:rPr>
          <w:fldChar w:fldCharType="separate"/>
        </w:r>
        <w:r w:rsidR="00FF28F7">
          <w:rPr>
            <w:webHidden/>
          </w:rPr>
          <w:t>15</w:t>
        </w:r>
        <w:r w:rsidR="00B7675F">
          <w:rPr>
            <w:webHidden/>
          </w:rPr>
          <w:fldChar w:fldCharType="end"/>
        </w:r>
      </w:hyperlink>
    </w:p>
    <w:p w14:paraId="5A02F40D" w14:textId="2FA15C69" w:rsidR="00B7675F" w:rsidRDefault="00B24C00">
      <w:pPr>
        <w:pStyle w:val="TOC2"/>
        <w:rPr>
          <w:rFonts w:asciiTheme="minorHAnsi" w:eastAsiaTheme="minorEastAsia" w:hAnsiTheme="minorHAnsi" w:cstheme="minorBidi"/>
          <w:sz w:val="22"/>
          <w:szCs w:val="22"/>
          <w:lang w:val="en-US" w:eastAsia="en-US"/>
        </w:rPr>
      </w:pPr>
      <w:hyperlink w:anchor="_Toc78809083" w:history="1">
        <w:r w:rsidR="00B7675F" w:rsidRPr="004805E7">
          <w:rPr>
            <w:rStyle w:val="Hyperlink"/>
            <w:lang w:val="en-US"/>
          </w:rPr>
          <w:t>3.4.</w:t>
        </w:r>
        <w:r w:rsidR="00B7675F">
          <w:rPr>
            <w:rFonts w:asciiTheme="minorHAnsi" w:eastAsiaTheme="minorEastAsia" w:hAnsiTheme="minorHAnsi" w:cstheme="minorBidi"/>
            <w:sz w:val="22"/>
            <w:szCs w:val="22"/>
            <w:lang w:val="en-US" w:eastAsia="en-US"/>
          </w:rPr>
          <w:tab/>
        </w:r>
        <w:r w:rsidR="00B7675F" w:rsidRPr="004805E7">
          <w:rPr>
            <w:rStyle w:val="Hyperlink"/>
            <w:lang w:val="en-US"/>
          </w:rPr>
          <w:t>Operating temperature profile</w:t>
        </w:r>
        <w:r w:rsidR="00B7675F">
          <w:rPr>
            <w:webHidden/>
          </w:rPr>
          <w:tab/>
        </w:r>
        <w:r w:rsidR="00B7675F">
          <w:rPr>
            <w:webHidden/>
          </w:rPr>
          <w:fldChar w:fldCharType="begin"/>
        </w:r>
        <w:r w:rsidR="00B7675F">
          <w:rPr>
            <w:webHidden/>
          </w:rPr>
          <w:instrText xml:space="preserve"> PAGEREF _Toc78809083 \h </w:instrText>
        </w:r>
        <w:r w:rsidR="00B7675F">
          <w:rPr>
            <w:webHidden/>
          </w:rPr>
        </w:r>
        <w:r w:rsidR="00B7675F">
          <w:rPr>
            <w:webHidden/>
          </w:rPr>
          <w:fldChar w:fldCharType="separate"/>
        </w:r>
        <w:r w:rsidR="00FF28F7">
          <w:rPr>
            <w:webHidden/>
          </w:rPr>
          <w:t>15</w:t>
        </w:r>
        <w:r w:rsidR="00B7675F">
          <w:rPr>
            <w:webHidden/>
          </w:rPr>
          <w:fldChar w:fldCharType="end"/>
        </w:r>
      </w:hyperlink>
    </w:p>
    <w:p w14:paraId="3E597954" w14:textId="5D47529B" w:rsidR="00B7675F" w:rsidRDefault="00B24C00">
      <w:pPr>
        <w:pStyle w:val="TOC1"/>
        <w:rPr>
          <w:rFonts w:asciiTheme="minorHAnsi" w:eastAsiaTheme="minorEastAsia" w:hAnsiTheme="minorHAnsi" w:cstheme="minorBidi"/>
          <w:b w:val="0"/>
          <w:bCs w:val="0"/>
          <w:sz w:val="22"/>
          <w:szCs w:val="22"/>
          <w:lang w:val="en-US" w:eastAsia="en-US"/>
        </w:rPr>
      </w:pPr>
      <w:hyperlink w:anchor="_Toc78809084" w:history="1">
        <w:r w:rsidR="00B7675F" w:rsidRPr="004805E7">
          <w:rPr>
            <w:rStyle w:val="Hyperlink"/>
          </w:rPr>
          <w:t>4.</w:t>
        </w:r>
        <w:r w:rsidR="00B7675F">
          <w:rPr>
            <w:rFonts w:asciiTheme="minorHAnsi" w:eastAsiaTheme="minorEastAsia" w:hAnsiTheme="minorHAnsi" w:cstheme="minorBidi"/>
            <w:b w:val="0"/>
            <w:bCs w:val="0"/>
            <w:sz w:val="22"/>
            <w:szCs w:val="22"/>
            <w:lang w:val="en-US" w:eastAsia="en-US"/>
          </w:rPr>
          <w:tab/>
        </w:r>
        <w:r w:rsidR="00B7675F" w:rsidRPr="004805E7">
          <w:rPr>
            <w:rStyle w:val="Hyperlink"/>
            <w:lang w:val="en-US"/>
          </w:rPr>
          <w:t>Mechanical properties</w:t>
        </w:r>
        <w:r w:rsidR="00B7675F">
          <w:rPr>
            <w:webHidden/>
          </w:rPr>
          <w:tab/>
        </w:r>
        <w:r w:rsidR="00B7675F">
          <w:rPr>
            <w:webHidden/>
          </w:rPr>
          <w:fldChar w:fldCharType="begin"/>
        </w:r>
        <w:r w:rsidR="00B7675F">
          <w:rPr>
            <w:webHidden/>
          </w:rPr>
          <w:instrText xml:space="preserve"> PAGEREF _Toc78809084 \h </w:instrText>
        </w:r>
        <w:r w:rsidR="00B7675F">
          <w:rPr>
            <w:webHidden/>
          </w:rPr>
        </w:r>
        <w:r w:rsidR="00B7675F">
          <w:rPr>
            <w:webHidden/>
          </w:rPr>
          <w:fldChar w:fldCharType="separate"/>
        </w:r>
        <w:r w:rsidR="00FF28F7">
          <w:rPr>
            <w:webHidden/>
          </w:rPr>
          <w:t>16</w:t>
        </w:r>
        <w:r w:rsidR="00B7675F">
          <w:rPr>
            <w:webHidden/>
          </w:rPr>
          <w:fldChar w:fldCharType="end"/>
        </w:r>
      </w:hyperlink>
    </w:p>
    <w:p w14:paraId="099066DB" w14:textId="667834E9" w:rsidR="00B7675F" w:rsidRDefault="00B24C00">
      <w:pPr>
        <w:pStyle w:val="TOC2"/>
        <w:rPr>
          <w:rFonts w:asciiTheme="minorHAnsi" w:eastAsiaTheme="minorEastAsia" w:hAnsiTheme="minorHAnsi" w:cstheme="minorBidi"/>
          <w:sz w:val="22"/>
          <w:szCs w:val="22"/>
          <w:lang w:val="en-US" w:eastAsia="en-US"/>
        </w:rPr>
      </w:pPr>
      <w:hyperlink w:anchor="_Toc78809085" w:history="1">
        <w:r w:rsidR="00B7675F" w:rsidRPr="004805E7">
          <w:rPr>
            <w:rStyle w:val="Hyperlink"/>
            <w:lang w:val="en-US"/>
          </w:rPr>
          <w:t>4.1.</w:t>
        </w:r>
        <w:r w:rsidR="00B7675F">
          <w:rPr>
            <w:rFonts w:asciiTheme="minorHAnsi" w:eastAsiaTheme="minorEastAsia" w:hAnsiTheme="minorHAnsi" w:cstheme="minorBidi"/>
            <w:sz w:val="22"/>
            <w:szCs w:val="22"/>
            <w:lang w:val="en-US" w:eastAsia="en-US"/>
          </w:rPr>
          <w:tab/>
        </w:r>
        <w:r w:rsidR="00B7675F" w:rsidRPr="004805E7">
          <w:rPr>
            <w:rStyle w:val="Hyperlink"/>
            <w:lang w:val="en-US"/>
          </w:rPr>
          <w:t>Installation space / Mechanical interface</w:t>
        </w:r>
        <w:r w:rsidR="00B7675F">
          <w:rPr>
            <w:webHidden/>
          </w:rPr>
          <w:tab/>
        </w:r>
        <w:r w:rsidR="00B7675F">
          <w:rPr>
            <w:webHidden/>
          </w:rPr>
          <w:fldChar w:fldCharType="begin"/>
        </w:r>
        <w:r w:rsidR="00B7675F">
          <w:rPr>
            <w:webHidden/>
          </w:rPr>
          <w:instrText xml:space="preserve"> PAGEREF _Toc78809085 \h </w:instrText>
        </w:r>
        <w:r w:rsidR="00B7675F">
          <w:rPr>
            <w:webHidden/>
          </w:rPr>
        </w:r>
        <w:r w:rsidR="00B7675F">
          <w:rPr>
            <w:webHidden/>
          </w:rPr>
          <w:fldChar w:fldCharType="separate"/>
        </w:r>
        <w:r w:rsidR="00FF28F7">
          <w:rPr>
            <w:webHidden/>
          </w:rPr>
          <w:t>16</w:t>
        </w:r>
        <w:r w:rsidR="00B7675F">
          <w:rPr>
            <w:webHidden/>
          </w:rPr>
          <w:fldChar w:fldCharType="end"/>
        </w:r>
      </w:hyperlink>
    </w:p>
    <w:p w14:paraId="03C6A326" w14:textId="168F1296" w:rsidR="00B7675F" w:rsidRDefault="00B24C00">
      <w:pPr>
        <w:pStyle w:val="TOC2"/>
        <w:rPr>
          <w:rFonts w:asciiTheme="minorHAnsi" w:eastAsiaTheme="minorEastAsia" w:hAnsiTheme="minorHAnsi" w:cstheme="minorBidi"/>
          <w:sz w:val="22"/>
          <w:szCs w:val="22"/>
          <w:lang w:val="en-US" w:eastAsia="en-US"/>
        </w:rPr>
      </w:pPr>
      <w:hyperlink w:anchor="_Toc78809086" w:history="1">
        <w:r w:rsidR="00B7675F" w:rsidRPr="004805E7">
          <w:rPr>
            <w:rStyle w:val="Hyperlink"/>
            <w:lang w:val="en-US"/>
          </w:rPr>
          <w:t>4.2.</w:t>
        </w:r>
        <w:r w:rsidR="00B7675F">
          <w:rPr>
            <w:rFonts w:asciiTheme="minorHAnsi" w:eastAsiaTheme="minorEastAsia" w:hAnsiTheme="minorHAnsi" w:cstheme="minorBidi"/>
            <w:sz w:val="22"/>
            <w:szCs w:val="22"/>
            <w:lang w:val="en-US" w:eastAsia="en-US"/>
          </w:rPr>
          <w:tab/>
        </w:r>
        <w:r w:rsidR="00B7675F" w:rsidRPr="004805E7">
          <w:rPr>
            <w:rStyle w:val="Hyperlink"/>
            <w:lang w:val="en-US"/>
          </w:rPr>
          <w:t>Plug connection</w:t>
        </w:r>
        <w:r w:rsidR="00B7675F">
          <w:rPr>
            <w:webHidden/>
          </w:rPr>
          <w:tab/>
        </w:r>
        <w:r w:rsidR="00B7675F">
          <w:rPr>
            <w:webHidden/>
          </w:rPr>
          <w:fldChar w:fldCharType="begin"/>
        </w:r>
        <w:r w:rsidR="00B7675F">
          <w:rPr>
            <w:webHidden/>
          </w:rPr>
          <w:instrText xml:space="preserve"> PAGEREF _Toc78809086 \h </w:instrText>
        </w:r>
        <w:r w:rsidR="00B7675F">
          <w:rPr>
            <w:webHidden/>
          </w:rPr>
        </w:r>
        <w:r w:rsidR="00B7675F">
          <w:rPr>
            <w:webHidden/>
          </w:rPr>
          <w:fldChar w:fldCharType="separate"/>
        </w:r>
        <w:r w:rsidR="00FF28F7">
          <w:rPr>
            <w:webHidden/>
          </w:rPr>
          <w:t>16</w:t>
        </w:r>
        <w:r w:rsidR="00B7675F">
          <w:rPr>
            <w:webHidden/>
          </w:rPr>
          <w:fldChar w:fldCharType="end"/>
        </w:r>
      </w:hyperlink>
    </w:p>
    <w:p w14:paraId="766D9622" w14:textId="747D144E" w:rsidR="00B7675F" w:rsidRDefault="00B24C00">
      <w:pPr>
        <w:pStyle w:val="TOC2"/>
        <w:rPr>
          <w:rFonts w:asciiTheme="minorHAnsi" w:eastAsiaTheme="minorEastAsia" w:hAnsiTheme="minorHAnsi" w:cstheme="minorBidi"/>
          <w:sz w:val="22"/>
          <w:szCs w:val="22"/>
          <w:lang w:val="en-US" w:eastAsia="en-US"/>
        </w:rPr>
      </w:pPr>
      <w:hyperlink w:anchor="_Toc78809087" w:history="1">
        <w:r w:rsidR="00B7675F" w:rsidRPr="004805E7">
          <w:rPr>
            <w:rStyle w:val="Hyperlink"/>
            <w:lang w:val="en-US"/>
          </w:rPr>
          <w:t>4.3.</w:t>
        </w:r>
        <w:r w:rsidR="00B7675F">
          <w:rPr>
            <w:rFonts w:asciiTheme="minorHAnsi" w:eastAsiaTheme="minorEastAsia" w:hAnsiTheme="minorHAnsi" w:cstheme="minorBidi"/>
            <w:sz w:val="22"/>
            <w:szCs w:val="22"/>
            <w:lang w:val="en-US" w:eastAsia="en-US"/>
          </w:rPr>
          <w:tab/>
        </w:r>
        <w:r w:rsidR="00B7675F" w:rsidRPr="004805E7">
          <w:rPr>
            <w:rStyle w:val="Hyperlink"/>
            <w:lang w:val="en-US"/>
          </w:rPr>
          <w:t>Working range (sensor)</w:t>
        </w:r>
        <w:r w:rsidR="00B7675F">
          <w:rPr>
            <w:webHidden/>
          </w:rPr>
          <w:tab/>
        </w:r>
        <w:r w:rsidR="00B7675F">
          <w:rPr>
            <w:webHidden/>
          </w:rPr>
          <w:fldChar w:fldCharType="begin"/>
        </w:r>
        <w:r w:rsidR="00B7675F">
          <w:rPr>
            <w:webHidden/>
          </w:rPr>
          <w:instrText xml:space="preserve"> PAGEREF _Toc78809087 \h </w:instrText>
        </w:r>
        <w:r w:rsidR="00B7675F">
          <w:rPr>
            <w:webHidden/>
          </w:rPr>
        </w:r>
        <w:r w:rsidR="00B7675F">
          <w:rPr>
            <w:webHidden/>
          </w:rPr>
          <w:fldChar w:fldCharType="separate"/>
        </w:r>
        <w:r w:rsidR="00FF28F7">
          <w:rPr>
            <w:webHidden/>
          </w:rPr>
          <w:t>16</w:t>
        </w:r>
        <w:r w:rsidR="00B7675F">
          <w:rPr>
            <w:webHidden/>
          </w:rPr>
          <w:fldChar w:fldCharType="end"/>
        </w:r>
      </w:hyperlink>
    </w:p>
    <w:p w14:paraId="6525926E" w14:textId="56E4874C" w:rsidR="00B7675F" w:rsidRDefault="00B24C00">
      <w:pPr>
        <w:pStyle w:val="TOC2"/>
        <w:rPr>
          <w:rFonts w:asciiTheme="minorHAnsi" w:eastAsiaTheme="minorEastAsia" w:hAnsiTheme="minorHAnsi" w:cstheme="minorBidi"/>
          <w:sz w:val="22"/>
          <w:szCs w:val="22"/>
          <w:lang w:val="en-US" w:eastAsia="en-US"/>
        </w:rPr>
      </w:pPr>
      <w:hyperlink w:anchor="_Toc78809088" w:history="1">
        <w:r w:rsidR="00B7675F" w:rsidRPr="004805E7">
          <w:rPr>
            <w:rStyle w:val="Hyperlink"/>
            <w:lang w:val="en-US"/>
          </w:rPr>
          <w:t>4.4.</w:t>
        </w:r>
        <w:r w:rsidR="00B7675F">
          <w:rPr>
            <w:rFonts w:asciiTheme="minorHAnsi" w:eastAsiaTheme="minorEastAsia" w:hAnsiTheme="minorHAnsi" w:cstheme="minorBidi"/>
            <w:sz w:val="22"/>
            <w:szCs w:val="22"/>
            <w:lang w:val="en-US" w:eastAsia="en-US"/>
          </w:rPr>
          <w:tab/>
        </w:r>
        <w:r w:rsidR="00B7675F" w:rsidRPr="004805E7">
          <w:rPr>
            <w:rStyle w:val="Hyperlink"/>
            <w:lang w:val="en-US"/>
          </w:rPr>
          <w:t>Strain / Endurance</w:t>
        </w:r>
        <w:r w:rsidR="00B7675F">
          <w:rPr>
            <w:webHidden/>
          </w:rPr>
          <w:tab/>
        </w:r>
        <w:r w:rsidR="00B7675F">
          <w:rPr>
            <w:webHidden/>
          </w:rPr>
          <w:fldChar w:fldCharType="begin"/>
        </w:r>
        <w:r w:rsidR="00B7675F">
          <w:rPr>
            <w:webHidden/>
          </w:rPr>
          <w:instrText xml:space="preserve"> PAGEREF _Toc78809088 \h </w:instrText>
        </w:r>
        <w:r w:rsidR="00B7675F">
          <w:rPr>
            <w:webHidden/>
          </w:rPr>
        </w:r>
        <w:r w:rsidR="00B7675F">
          <w:rPr>
            <w:webHidden/>
          </w:rPr>
          <w:fldChar w:fldCharType="separate"/>
        </w:r>
        <w:r w:rsidR="00FF28F7">
          <w:rPr>
            <w:webHidden/>
          </w:rPr>
          <w:t>16</w:t>
        </w:r>
        <w:r w:rsidR="00B7675F">
          <w:rPr>
            <w:webHidden/>
          </w:rPr>
          <w:fldChar w:fldCharType="end"/>
        </w:r>
      </w:hyperlink>
    </w:p>
    <w:p w14:paraId="6D6F7E5E" w14:textId="35723CB1" w:rsidR="00B7675F" w:rsidRDefault="00B24C00">
      <w:pPr>
        <w:pStyle w:val="TOC2"/>
        <w:rPr>
          <w:rFonts w:asciiTheme="minorHAnsi" w:eastAsiaTheme="minorEastAsia" w:hAnsiTheme="minorHAnsi" w:cstheme="minorBidi"/>
          <w:sz w:val="22"/>
          <w:szCs w:val="22"/>
          <w:lang w:val="en-US" w:eastAsia="en-US"/>
        </w:rPr>
      </w:pPr>
      <w:hyperlink w:anchor="_Toc78809089" w:history="1">
        <w:r w:rsidR="00B7675F" w:rsidRPr="004805E7">
          <w:rPr>
            <w:rStyle w:val="Hyperlink"/>
            <w:lang w:val="en-US"/>
          </w:rPr>
          <w:t>4.5.</w:t>
        </w:r>
        <w:r w:rsidR="00B7675F">
          <w:rPr>
            <w:rFonts w:asciiTheme="minorHAnsi" w:eastAsiaTheme="minorEastAsia" w:hAnsiTheme="minorHAnsi" w:cstheme="minorBidi"/>
            <w:sz w:val="22"/>
            <w:szCs w:val="22"/>
            <w:lang w:val="en-US" w:eastAsia="en-US"/>
          </w:rPr>
          <w:tab/>
        </w:r>
        <w:r w:rsidR="00B7675F" w:rsidRPr="004805E7">
          <w:rPr>
            <w:rStyle w:val="Hyperlink"/>
            <w:lang w:val="en-US"/>
          </w:rPr>
          <w:t>Gearing design</w:t>
        </w:r>
        <w:r w:rsidR="00B7675F">
          <w:rPr>
            <w:webHidden/>
          </w:rPr>
          <w:tab/>
        </w:r>
        <w:r w:rsidR="00B7675F">
          <w:rPr>
            <w:webHidden/>
          </w:rPr>
          <w:fldChar w:fldCharType="begin"/>
        </w:r>
        <w:r w:rsidR="00B7675F">
          <w:rPr>
            <w:webHidden/>
          </w:rPr>
          <w:instrText xml:space="preserve"> PAGEREF _Toc78809089 \h </w:instrText>
        </w:r>
        <w:r w:rsidR="00B7675F">
          <w:rPr>
            <w:webHidden/>
          </w:rPr>
        </w:r>
        <w:r w:rsidR="00B7675F">
          <w:rPr>
            <w:webHidden/>
          </w:rPr>
          <w:fldChar w:fldCharType="separate"/>
        </w:r>
        <w:r w:rsidR="00FF28F7">
          <w:rPr>
            <w:webHidden/>
          </w:rPr>
          <w:t>16</w:t>
        </w:r>
        <w:r w:rsidR="00B7675F">
          <w:rPr>
            <w:webHidden/>
          </w:rPr>
          <w:fldChar w:fldCharType="end"/>
        </w:r>
      </w:hyperlink>
    </w:p>
    <w:p w14:paraId="694FD861" w14:textId="61A2F27D" w:rsidR="00B7675F" w:rsidRDefault="00B24C00">
      <w:pPr>
        <w:pStyle w:val="TOC2"/>
        <w:rPr>
          <w:rFonts w:asciiTheme="minorHAnsi" w:eastAsiaTheme="minorEastAsia" w:hAnsiTheme="minorHAnsi" w:cstheme="minorBidi"/>
          <w:sz w:val="22"/>
          <w:szCs w:val="22"/>
          <w:lang w:val="en-US" w:eastAsia="en-US"/>
        </w:rPr>
      </w:pPr>
      <w:hyperlink w:anchor="_Toc78809090" w:history="1">
        <w:r w:rsidR="00B7675F" w:rsidRPr="004805E7">
          <w:rPr>
            <w:rStyle w:val="Hyperlink"/>
            <w:lang w:val="en-US"/>
          </w:rPr>
          <w:t>4.6.</w:t>
        </w:r>
        <w:r w:rsidR="00B7675F">
          <w:rPr>
            <w:rFonts w:asciiTheme="minorHAnsi" w:eastAsiaTheme="minorEastAsia" w:hAnsiTheme="minorHAnsi" w:cstheme="minorBidi"/>
            <w:sz w:val="22"/>
            <w:szCs w:val="22"/>
            <w:lang w:val="en-US" w:eastAsia="en-US"/>
          </w:rPr>
          <w:tab/>
        </w:r>
        <w:r w:rsidR="00B7675F" w:rsidRPr="004805E7">
          <w:rPr>
            <w:rStyle w:val="Hyperlink"/>
            <w:lang w:val="en-US"/>
          </w:rPr>
          <w:t>Friction Torque</w:t>
        </w:r>
        <w:r w:rsidR="00B7675F">
          <w:rPr>
            <w:webHidden/>
          </w:rPr>
          <w:tab/>
        </w:r>
        <w:r w:rsidR="00B7675F">
          <w:rPr>
            <w:webHidden/>
          </w:rPr>
          <w:fldChar w:fldCharType="begin"/>
        </w:r>
        <w:r w:rsidR="00B7675F">
          <w:rPr>
            <w:webHidden/>
          </w:rPr>
          <w:instrText xml:space="preserve"> PAGEREF _Toc78809090 \h </w:instrText>
        </w:r>
        <w:r w:rsidR="00B7675F">
          <w:rPr>
            <w:webHidden/>
          </w:rPr>
        </w:r>
        <w:r w:rsidR="00B7675F">
          <w:rPr>
            <w:webHidden/>
          </w:rPr>
          <w:fldChar w:fldCharType="separate"/>
        </w:r>
        <w:r w:rsidR="00FF28F7">
          <w:rPr>
            <w:webHidden/>
          </w:rPr>
          <w:t>17</w:t>
        </w:r>
        <w:r w:rsidR="00B7675F">
          <w:rPr>
            <w:webHidden/>
          </w:rPr>
          <w:fldChar w:fldCharType="end"/>
        </w:r>
      </w:hyperlink>
    </w:p>
    <w:p w14:paraId="372CE15F" w14:textId="2DB9D8B6" w:rsidR="00B7675F" w:rsidRDefault="00B24C00">
      <w:pPr>
        <w:pStyle w:val="TOC1"/>
        <w:rPr>
          <w:rFonts w:asciiTheme="minorHAnsi" w:eastAsiaTheme="minorEastAsia" w:hAnsiTheme="minorHAnsi" w:cstheme="minorBidi"/>
          <w:b w:val="0"/>
          <w:bCs w:val="0"/>
          <w:sz w:val="22"/>
          <w:szCs w:val="22"/>
          <w:lang w:val="en-US" w:eastAsia="en-US"/>
        </w:rPr>
      </w:pPr>
      <w:hyperlink w:anchor="_Toc78809091" w:history="1">
        <w:r w:rsidR="00B7675F" w:rsidRPr="004805E7">
          <w:rPr>
            <w:rStyle w:val="Hyperlink"/>
          </w:rPr>
          <w:t>5.</w:t>
        </w:r>
        <w:r w:rsidR="00B7675F">
          <w:rPr>
            <w:rFonts w:asciiTheme="minorHAnsi" w:eastAsiaTheme="minorEastAsia" w:hAnsiTheme="minorHAnsi" w:cstheme="minorBidi"/>
            <w:b w:val="0"/>
            <w:bCs w:val="0"/>
            <w:sz w:val="22"/>
            <w:szCs w:val="22"/>
            <w:lang w:val="en-US" w:eastAsia="en-US"/>
          </w:rPr>
          <w:tab/>
        </w:r>
        <w:r w:rsidR="00B7675F" w:rsidRPr="004805E7">
          <w:rPr>
            <w:rStyle w:val="Hyperlink"/>
            <w:lang w:val="en-US"/>
          </w:rPr>
          <w:t>Electrical properties</w:t>
        </w:r>
        <w:r w:rsidR="00B7675F">
          <w:rPr>
            <w:webHidden/>
          </w:rPr>
          <w:tab/>
        </w:r>
        <w:r w:rsidR="00B7675F">
          <w:rPr>
            <w:webHidden/>
          </w:rPr>
          <w:fldChar w:fldCharType="begin"/>
        </w:r>
        <w:r w:rsidR="00B7675F">
          <w:rPr>
            <w:webHidden/>
          </w:rPr>
          <w:instrText xml:space="preserve"> PAGEREF _Toc78809091 \h </w:instrText>
        </w:r>
        <w:r w:rsidR="00B7675F">
          <w:rPr>
            <w:webHidden/>
          </w:rPr>
        </w:r>
        <w:r w:rsidR="00B7675F">
          <w:rPr>
            <w:webHidden/>
          </w:rPr>
          <w:fldChar w:fldCharType="separate"/>
        </w:r>
        <w:r w:rsidR="00FF28F7">
          <w:rPr>
            <w:webHidden/>
          </w:rPr>
          <w:t>18</w:t>
        </w:r>
        <w:r w:rsidR="00B7675F">
          <w:rPr>
            <w:webHidden/>
          </w:rPr>
          <w:fldChar w:fldCharType="end"/>
        </w:r>
      </w:hyperlink>
    </w:p>
    <w:p w14:paraId="4FCED513" w14:textId="2D96C826" w:rsidR="00B7675F" w:rsidRDefault="00B24C00">
      <w:pPr>
        <w:pStyle w:val="TOC2"/>
        <w:rPr>
          <w:rFonts w:asciiTheme="minorHAnsi" w:eastAsiaTheme="minorEastAsia" w:hAnsiTheme="minorHAnsi" w:cstheme="minorBidi"/>
          <w:sz w:val="22"/>
          <w:szCs w:val="22"/>
          <w:lang w:val="en-US" w:eastAsia="en-US"/>
        </w:rPr>
      </w:pPr>
      <w:hyperlink w:anchor="_Toc78809092" w:history="1">
        <w:r w:rsidR="00B7675F" w:rsidRPr="004805E7">
          <w:rPr>
            <w:rStyle w:val="Hyperlink"/>
            <w:lang w:val="en-US"/>
          </w:rPr>
          <w:t>5.1.</w:t>
        </w:r>
        <w:r w:rsidR="00B7675F">
          <w:rPr>
            <w:rFonts w:asciiTheme="minorHAnsi" w:eastAsiaTheme="minorEastAsia" w:hAnsiTheme="minorHAnsi" w:cstheme="minorBidi"/>
            <w:sz w:val="22"/>
            <w:szCs w:val="22"/>
            <w:lang w:val="en-US" w:eastAsia="en-US"/>
          </w:rPr>
          <w:tab/>
        </w:r>
        <w:r w:rsidR="00B7675F" w:rsidRPr="004805E7">
          <w:rPr>
            <w:rStyle w:val="Hyperlink"/>
            <w:lang w:val="en-US"/>
          </w:rPr>
          <w:t>Electrical interface</w:t>
        </w:r>
        <w:r w:rsidR="00B7675F">
          <w:rPr>
            <w:webHidden/>
          </w:rPr>
          <w:tab/>
        </w:r>
        <w:r w:rsidR="00B7675F">
          <w:rPr>
            <w:webHidden/>
          </w:rPr>
          <w:fldChar w:fldCharType="begin"/>
        </w:r>
        <w:r w:rsidR="00B7675F">
          <w:rPr>
            <w:webHidden/>
          </w:rPr>
          <w:instrText xml:space="preserve"> PAGEREF _Toc78809092 \h </w:instrText>
        </w:r>
        <w:r w:rsidR="00B7675F">
          <w:rPr>
            <w:webHidden/>
          </w:rPr>
        </w:r>
        <w:r w:rsidR="00B7675F">
          <w:rPr>
            <w:webHidden/>
          </w:rPr>
          <w:fldChar w:fldCharType="separate"/>
        </w:r>
        <w:r w:rsidR="00FF28F7">
          <w:rPr>
            <w:webHidden/>
          </w:rPr>
          <w:t>18</w:t>
        </w:r>
        <w:r w:rsidR="00B7675F">
          <w:rPr>
            <w:webHidden/>
          </w:rPr>
          <w:fldChar w:fldCharType="end"/>
        </w:r>
      </w:hyperlink>
    </w:p>
    <w:p w14:paraId="4CD11264" w14:textId="026D4236" w:rsidR="00B7675F" w:rsidRDefault="00B24C00">
      <w:pPr>
        <w:pStyle w:val="TOC2"/>
        <w:rPr>
          <w:rFonts w:asciiTheme="minorHAnsi" w:eastAsiaTheme="minorEastAsia" w:hAnsiTheme="minorHAnsi" w:cstheme="minorBidi"/>
          <w:sz w:val="22"/>
          <w:szCs w:val="22"/>
          <w:lang w:val="en-US" w:eastAsia="en-US"/>
        </w:rPr>
      </w:pPr>
      <w:hyperlink w:anchor="_Toc78809093" w:history="1">
        <w:r w:rsidR="00B7675F" w:rsidRPr="004805E7">
          <w:rPr>
            <w:rStyle w:val="Hyperlink"/>
            <w:lang w:val="en-US"/>
          </w:rPr>
          <w:t>5.2.</w:t>
        </w:r>
        <w:r w:rsidR="00B7675F">
          <w:rPr>
            <w:rFonts w:asciiTheme="minorHAnsi" w:eastAsiaTheme="minorEastAsia" w:hAnsiTheme="minorHAnsi" w:cstheme="minorBidi"/>
            <w:sz w:val="22"/>
            <w:szCs w:val="22"/>
            <w:lang w:val="en-US" w:eastAsia="en-US"/>
          </w:rPr>
          <w:tab/>
        </w:r>
        <w:r w:rsidR="00B7675F" w:rsidRPr="004805E7">
          <w:rPr>
            <w:rStyle w:val="Hyperlink"/>
            <w:lang w:val="en-US"/>
          </w:rPr>
          <w:t>Pin assignment</w:t>
        </w:r>
        <w:r w:rsidR="00B7675F">
          <w:rPr>
            <w:webHidden/>
          </w:rPr>
          <w:tab/>
        </w:r>
        <w:r w:rsidR="00B7675F">
          <w:rPr>
            <w:webHidden/>
          </w:rPr>
          <w:fldChar w:fldCharType="begin"/>
        </w:r>
        <w:r w:rsidR="00B7675F">
          <w:rPr>
            <w:webHidden/>
          </w:rPr>
          <w:instrText xml:space="preserve"> PAGEREF _Toc78809093 \h </w:instrText>
        </w:r>
        <w:r w:rsidR="00B7675F">
          <w:rPr>
            <w:webHidden/>
          </w:rPr>
        </w:r>
        <w:r w:rsidR="00B7675F">
          <w:rPr>
            <w:webHidden/>
          </w:rPr>
          <w:fldChar w:fldCharType="separate"/>
        </w:r>
        <w:r w:rsidR="00FF28F7">
          <w:rPr>
            <w:webHidden/>
          </w:rPr>
          <w:t>18</w:t>
        </w:r>
        <w:r w:rsidR="00B7675F">
          <w:rPr>
            <w:webHidden/>
          </w:rPr>
          <w:fldChar w:fldCharType="end"/>
        </w:r>
      </w:hyperlink>
    </w:p>
    <w:p w14:paraId="0BBB7407" w14:textId="547FDB35" w:rsidR="00B7675F" w:rsidRDefault="00B24C00">
      <w:pPr>
        <w:pStyle w:val="TOC2"/>
        <w:rPr>
          <w:rFonts w:asciiTheme="minorHAnsi" w:eastAsiaTheme="minorEastAsia" w:hAnsiTheme="minorHAnsi" w:cstheme="minorBidi"/>
          <w:sz w:val="22"/>
          <w:szCs w:val="22"/>
          <w:lang w:val="en-US" w:eastAsia="en-US"/>
        </w:rPr>
      </w:pPr>
      <w:hyperlink w:anchor="_Toc78809094" w:history="1">
        <w:r w:rsidR="00B7675F" w:rsidRPr="004805E7">
          <w:rPr>
            <w:rStyle w:val="Hyperlink"/>
            <w:lang w:val="en-US"/>
          </w:rPr>
          <w:t>5.3.</w:t>
        </w:r>
        <w:r w:rsidR="00B7675F">
          <w:rPr>
            <w:rFonts w:asciiTheme="minorHAnsi" w:eastAsiaTheme="minorEastAsia" w:hAnsiTheme="minorHAnsi" w:cstheme="minorBidi"/>
            <w:sz w:val="22"/>
            <w:szCs w:val="22"/>
            <w:lang w:val="en-US" w:eastAsia="en-US"/>
          </w:rPr>
          <w:tab/>
        </w:r>
        <w:r w:rsidR="00B7675F" w:rsidRPr="004805E7">
          <w:rPr>
            <w:rStyle w:val="Hyperlink"/>
            <w:lang w:val="en-US"/>
          </w:rPr>
          <w:t>Pin coating</w:t>
        </w:r>
        <w:r w:rsidR="00B7675F">
          <w:rPr>
            <w:webHidden/>
          </w:rPr>
          <w:tab/>
        </w:r>
        <w:r w:rsidR="00B7675F">
          <w:rPr>
            <w:webHidden/>
          </w:rPr>
          <w:fldChar w:fldCharType="begin"/>
        </w:r>
        <w:r w:rsidR="00B7675F">
          <w:rPr>
            <w:webHidden/>
          </w:rPr>
          <w:instrText xml:space="preserve"> PAGEREF _Toc78809094 \h </w:instrText>
        </w:r>
        <w:r w:rsidR="00B7675F">
          <w:rPr>
            <w:webHidden/>
          </w:rPr>
        </w:r>
        <w:r w:rsidR="00B7675F">
          <w:rPr>
            <w:webHidden/>
          </w:rPr>
          <w:fldChar w:fldCharType="separate"/>
        </w:r>
        <w:r w:rsidR="00FF28F7">
          <w:rPr>
            <w:webHidden/>
          </w:rPr>
          <w:t>18</w:t>
        </w:r>
        <w:r w:rsidR="00B7675F">
          <w:rPr>
            <w:webHidden/>
          </w:rPr>
          <w:fldChar w:fldCharType="end"/>
        </w:r>
      </w:hyperlink>
    </w:p>
    <w:p w14:paraId="315EE106" w14:textId="29E63B7D" w:rsidR="00B7675F" w:rsidRDefault="00B24C00">
      <w:pPr>
        <w:pStyle w:val="TOC2"/>
        <w:rPr>
          <w:rFonts w:asciiTheme="minorHAnsi" w:eastAsiaTheme="minorEastAsia" w:hAnsiTheme="minorHAnsi" w:cstheme="minorBidi"/>
          <w:sz w:val="22"/>
          <w:szCs w:val="22"/>
          <w:lang w:val="en-US" w:eastAsia="en-US"/>
        </w:rPr>
      </w:pPr>
      <w:hyperlink w:anchor="_Toc78809095" w:history="1">
        <w:r w:rsidR="00B7675F" w:rsidRPr="004805E7">
          <w:rPr>
            <w:rStyle w:val="Hyperlink"/>
            <w:lang w:val="en-US"/>
          </w:rPr>
          <w:t>5.4.</w:t>
        </w:r>
        <w:r w:rsidR="00B7675F">
          <w:rPr>
            <w:rFonts w:asciiTheme="minorHAnsi" w:eastAsiaTheme="minorEastAsia" w:hAnsiTheme="minorHAnsi" w:cstheme="minorBidi"/>
            <w:sz w:val="22"/>
            <w:szCs w:val="22"/>
            <w:lang w:val="en-US" w:eastAsia="en-US"/>
          </w:rPr>
          <w:tab/>
        </w:r>
        <w:r w:rsidR="00B7675F" w:rsidRPr="004805E7">
          <w:rPr>
            <w:rStyle w:val="Hyperlink"/>
            <w:lang w:val="en-US"/>
          </w:rPr>
          <w:t>Electrical parameter</w:t>
        </w:r>
        <w:r w:rsidR="00B7675F">
          <w:rPr>
            <w:webHidden/>
          </w:rPr>
          <w:tab/>
        </w:r>
        <w:r w:rsidR="00B7675F">
          <w:rPr>
            <w:webHidden/>
          </w:rPr>
          <w:fldChar w:fldCharType="begin"/>
        </w:r>
        <w:r w:rsidR="00B7675F">
          <w:rPr>
            <w:webHidden/>
          </w:rPr>
          <w:instrText xml:space="preserve"> PAGEREF _Toc78809095 \h </w:instrText>
        </w:r>
        <w:r w:rsidR="00B7675F">
          <w:rPr>
            <w:webHidden/>
          </w:rPr>
        </w:r>
        <w:r w:rsidR="00B7675F">
          <w:rPr>
            <w:webHidden/>
          </w:rPr>
          <w:fldChar w:fldCharType="separate"/>
        </w:r>
        <w:r w:rsidR="00FF28F7">
          <w:rPr>
            <w:webHidden/>
          </w:rPr>
          <w:t>18</w:t>
        </w:r>
        <w:r w:rsidR="00B7675F">
          <w:rPr>
            <w:webHidden/>
          </w:rPr>
          <w:fldChar w:fldCharType="end"/>
        </w:r>
      </w:hyperlink>
    </w:p>
    <w:p w14:paraId="1FEB6AAA" w14:textId="059CEF7E" w:rsidR="00B7675F" w:rsidRDefault="00B24C00">
      <w:pPr>
        <w:pStyle w:val="TOC2"/>
        <w:rPr>
          <w:rFonts w:asciiTheme="minorHAnsi" w:eastAsiaTheme="minorEastAsia" w:hAnsiTheme="minorHAnsi" w:cstheme="minorBidi"/>
          <w:sz w:val="22"/>
          <w:szCs w:val="22"/>
          <w:lang w:val="en-US" w:eastAsia="en-US"/>
        </w:rPr>
      </w:pPr>
      <w:hyperlink w:anchor="_Toc78809096" w:history="1">
        <w:r w:rsidR="00B7675F" w:rsidRPr="004805E7">
          <w:rPr>
            <w:rStyle w:val="Hyperlink"/>
            <w:lang w:val="en-US"/>
          </w:rPr>
          <w:t>5.5.</w:t>
        </w:r>
        <w:r w:rsidR="00B7675F">
          <w:rPr>
            <w:rFonts w:asciiTheme="minorHAnsi" w:eastAsiaTheme="minorEastAsia" w:hAnsiTheme="minorHAnsi" w:cstheme="minorBidi"/>
            <w:sz w:val="22"/>
            <w:szCs w:val="22"/>
            <w:lang w:val="en-US" w:eastAsia="en-US"/>
          </w:rPr>
          <w:tab/>
        </w:r>
        <w:r w:rsidR="00B7675F" w:rsidRPr="004805E7">
          <w:rPr>
            <w:rStyle w:val="Hyperlink"/>
            <w:lang w:val="en-US"/>
          </w:rPr>
          <w:t>Loss of supply / ground</w:t>
        </w:r>
        <w:r w:rsidR="00B7675F">
          <w:rPr>
            <w:webHidden/>
          </w:rPr>
          <w:tab/>
        </w:r>
        <w:r w:rsidR="00B7675F">
          <w:rPr>
            <w:webHidden/>
          </w:rPr>
          <w:fldChar w:fldCharType="begin"/>
        </w:r>
        <w:r w:rsidR="00B7675F">
          <w:rPr>
            <w:webHidden/>
          </w:rPr>
          <w:instrText xml:space="preserve"> PAGEREF _Toc78809096 \h </w:instrText>
        </w:r>
        <w:r w:rsidR="00B7675F">
          <w:rPr>
            <w:webHidden/>
          </w:rPr>
        </w:r>
        <w:r w:rsidR="00B7675F">
          <w:rPr>
            <w:webHidden/>
          </w:rPr>
          <w:fldChar w:fldCharType="separate"/>
        </w:r>
        <w:r w:rsidR="00FF28F7">
          <w:rPr>
            <w:webHidden/>
          </w:rPr>
          <w:t>18</w:t>
        </w:r>
        <w:r w:rsidR="00B7675F">
          <w:rPr>
            <w:webHidden/>
          </w:rPr>
          <w:fldChar w:fldCharType="end"/>
        </w:r>
      </w:hyperlink>
    </w:p>
    <w:p w14:paraId="2567BA2D" w14:textId="3B49DD11" w:rsidR="00B7675F" w:rsidRDefault="00B24C00">
      <w:pPr>
        <w:pStyle w:val="TOC2"/>
        <w:rPr>
          <w:rFonts w:asciiTheme="minorHAnsi" w:eastAsiaTheme="minorEastAsia" w:hAnsiTheme="minorHAnsi" w:cstheme="minorBidi"/>
          <w:sz w:val="22"/>
          <w:szCs w:val="22"/>
          <w:lang w:val="en-US" w:eastAsia="en-US"/>
        </w:rPr>
      </w:pPr>
      <w:hyperlink w:anchor="_Toc78809097" w:history="1">
        <w:r w:rsidR="00B7675F" w:rsidRPr="004805E7">
          <w:rPr>
            <w:rStyle w:val="Hyperlink"/>
            <w:lang w:val="en-US"/>
          </w:rPr>
          <w:t>5.6.</w:t>
        </w:r>
        <w:r w:rsidR="00B7675F">
          <w:rPr>
            <w:rFonts w:asciiTheme="minorHAnsi" w:eastAsiaTheme="minorEastAsia" w:hAnsiTheme="minorHAnsi" w:cstheme="minorBidi"/>
            <w:sz w:val="22"/>
            <w:szCs w:val="22"/>
            <w:lang w:val="en-US" w:eastAsia="en-US"/>
          </w:rPr>
          <w:tab/>
        </w:r>
        <w:r w:rsidR="00B7675F" w:rsidRPr="004805E7">
          <w:rPr>
            <w:rStyle w:val="Hyperlink"/>
            <w:lang w:val="en-US"/>
          </w:rPr>
          <w:t>Short circuit protection</w:t>
        </w:r>
        <w:r w:rsidR="00B7675F">
          <w:rPr>
            <w:webHidden/>
          </w:rPr>
          <w:tab/>
        </w:r>
        <w:r w:rsidR="00B7675F">
          <w:rPr>
            <w:webHidden/>
          </w:rPr>
          <w:fldChar w:fldCharType="begin"/>
        </w:r>
        <w:r w:rsidR="00B7675F">
          <w:rPr>
            <w:webHidden/>
          </w:rPr>
          <w:instrText xml:space="preserve"> PAGEREF _Toc78809097 \h </w:instrText>
        </w:r>
        <w:r w:rsidR="00B7675F">
          <w:rPr>
            <w:webHidden/>
          </w:rPr>
        </w:r>
        <w:r w:rsidR="00B7675F">
          <w:rPr>
            <w:webHidden/>
          </w:rPr>
          <w:fldChar w:fldCharType="separate"/>
        </w:r>
        <w:r w:rsidR="00FF28F7">
          <w:rPr>
            <w:webHidden/>
          </w:rPr>
          <w:t>19</w:t>
        </w:r>
        <w:r w:rsidR="00B7675F">
          <w:rPr>
            <w:webHidden/>
          </w:rPr>
          <w:fldChar w:fldCharType="end"/>
        </w:r>
      </w:hyperlink>
    </w:p>
    <w:p w14:paraId="175E0F97" w14:textId="2F479144" w:rsidR="00B7675F" w:rsidRDefault="00B24C00">
      <w:pPr>
        <w:pStyle w:val="TOC2"/>
        <w:rPr>
          <w:rFonts w:asciiTheme="minorHAnsi" w:eastAsiaTheme="minorEastAsia" w:hAnsiTheme="minorHAnsi" w:cstheme="minorBidi"/>
          <w:sz w:val="22"/>
          <w:szCs w:val="22"/>
          <w:lang w:val="en-US" w:eastAsia="en-US"/>
        </w:rPr>
      </w:pPr>
      <w:hyperlink w:anchor="_Toc78809098" w:history="1">
        <w:r w:rsidR="00B7675F" w:rsidRPr="004805E7">
          <w:rPr>
            <w:rStyle w:val="Hyperlink"/>
            <w:lang w:val="en-US"/>
          </w:rPr>
          <w:t>5.7.</w:t>
        </w:r>
        <w:r w:rsidR="00B7675F">
          <w:rPr>
            <w:rFonts w:asciiTheme="minorHAnsi" w:eastAsiaTheme="minorEastAsia" w:hAnsiTheme="minorHAnsi" w:cstheme="minorBidi"/>
            <w:sz w:val="22"/>
            <w:szCs w:val="22"/>
            <w:lang w:val="en-US" w:eastAsia="en-US"/>
          </w:rPr>
          <w:tab/>
        </w:r>
        <w:r w:rsidR="00B7675F" w:rsidRPr="004805E7">
          <w:rPr>
            <w:rStyle w:val="Hyperlink"/>
            <w:lang w:val="en-US"/>
          </w:rPr>
          <w:t>Overvoltage protection</w:t>
        </w:r>
        <w:r w:rsidR="00B7675F">
          <w:rPr>
            <w:webHidden/>
          </w:rPr>
          <w:tab/>
        </w:r>
        <w:r w:rsidR="00B7675F">
          <w:rPr>
            <w:webHidden/>
          </w:rPr>
          <w:fldChar w:fldCharType="begin"/>
        </w:r>
        <w:r w:rsidR="00B7675F">
          <w:rPr>
            <w:webHidden/>
          </w:rPr>
          <w:instrText xml:space="preserve"> PAGEREF _Toc78809098 \h </w:instrText>
        </w:r>
        <w:r w:rsidR="00B7675F">
          <w:rPr>
            <w:webHidden/>
          </w:rPr>
        </w:r>
        <w:r w:rsidR="00B7675F">
          <w:rPr>
            <w:webHidden/>
          </w:rPr>
          <w:fldChar w:fldCharType="separate"/>
        </w:r>
        <w:r w:rsidR="00FF28F7">
          <w:rPr>
            <w:webHidden/>
          </w:rPr>
          <w:t>19</w:t>
        </w:r>
        <w:r w:rsidR="00B7675F">
          <w:rPr>
            <w:webHidden/>
          </w:rPr>
          <w:fldChar w:fldCharType="end"/>
        </w:r>
      </w:hyperlink>
    </w:p>
    <w:p w14:paraId="0E88D306" w14:textId="019368AC" w:rsidR="00B7675F" w:rsidRDefault="00B24C00">
      <w:pPr>
        <w:pStyle w:val="TOC2"/>
        <w:rPr>
          <w:rFonts w:asciiTheme="minorHAnsi" w:eastAsiaTheme="minorEastAsia" w:hAnsiTheme="minorHAnsi" w:cstheme="minorBidi"/>
          <w:sz w:val="22"/>
          <w:szCs w:val="22"/>
          <w:lang w:val="en-US" w:eastAsia="en-US"/>
        </w:rPr>
      </w:pPr>
      <w:hyperlink w:anchor="_Toc78809099" w:history="1">
        <w:r w:rsidR="00B7675F" w:rsidRPr="004805E7">
          <w:rPr>
            <w:rStyle w:val="Hyperlink"/>
            <w:lang w:val="en-US"/>
          </w:rPr>
          <w:t>5.8.</w:t>
        </w:r>
        <w:r w:rsidR="00B7675F">
          <w:rPr>
            <w:rFonts w:asciiTheme="minorHAnsi" w:eastAsiaTheme="minorEastAsia" w:hAnsiTheme="minorHAnsi" w:cstheme="minorBidi"/>
            <w:sz w:val="22"/>
            <w:szCs w:val="22"/>
            <w:lang w:val="en-US" w:eastAsia="en-US"/>
          </w:rPr>
          <w:tab/>
        </w:r>
        <w:r w:rsidR="00B7675F" w:rsidRPr="004805E7">
          <w:rPr>
            <w:rStyle w:val="Hyperlink"/>
            <w:lang w:val="en-US"/>
          </w:rPr>
          <w:t>Electrical components and solder joints</w:t>
        </w:r>
        <w:r w:rsidR="00B7675F">
          <w:rPr>
            <w:webHidden/>
          </w:rPr>
          <w:tab/>
        </w:r>
        <w:r w:rsidR="00B7675F">
          <w:rPr>
            <w:webHidden/>
          </w:rPr>
          <w:fldChar w:fldCharType="begin"/>
        </w:r>
        <w:r w:rsidR="00B7675F">
          <w:rPr>
            <w:webHidden/>
          </w:rPr>
          <w:instrText xml:space="preserve"> PAGEREF _Toc78809099 \h </w:instrText>
        </w:r>
        <w:r w:rsidR="00B7675F">
          <w:rPr>
            <w:webHidden/>
          </w:rPr>
        </w:r>
        <w:r w:rsidR="00B7675F">
          <w:rPr>
            <w:webHidden/>
          </w:rPr>
          <w:fldChar w:fldCharType="separate"/>
        </w:r>
        <w:r w:rsidR="00FF28F7">
          <w:rPr>
            <w:webHidden/>
          </w:rPr>
          <w:t>19</w:t>
        </w:r>
        <w:r w:rsidR="00B7675F">
          <w:rPr>
            <w:webHidden/>
          </w:rPr>
          <w:fldChar w:fldCharType="end"/>
        </w:r>
      </w:hyperlink>
    </w:p>
    <w:p w14:paraId="32144561" w14:textId="57E83D8E" w:rsidR="00B7675F" w:rsidRDefault="00B24C00">
      <w:pPr>
        <w:pStyle w:val="TOC2"/>
        <w:rPr>
          <w:rFonts w:asciiTheme="minorHAnsi" w:eastAsiaTheme="minorEastAsia" w:hAnsiTheme="minorHAnsi" w:cstheme="minorBidi"/>
          <w:sz w:val="22"/>
          <w:szCs w:val="22"/>
          <w:lang w:val="en-US" w:eastAsia="en-US"/>
        </w:rPr>
      </w:pPr>
      <w:hyperlink w:anchor="_Toc78809100" w:history="1">
        <w:r w:rsidR="00B7675F" w:rsidRPr="004805E7">
          <w:rPr>
            <w:rStyle w:val="Hyperlink"/>
            <w:lang w:val="en-US"/>
          </w:rPr>
          <w:t>5.9.</w:t>
        </w:r>
        <w:r w:rsidR="00B7675F">
          <w:rPr>
            <w:rFonts w:asciiTheme="minorHAnsi" w:eastAsiaTheme="minorEastAsia" w:hAnsiTheme="minorHAnsi" w:cstheme="minorBidi"/>
            <w:sz w:val="22"/>
            <w:szCs w:val="22"/>
            <w:lang w:val="en-US" w:eastAsia="en-US"/>
          </w:rPr>
          <w:tab/>
        </w:r>
        <w:r w:rsidR="00B7675F" w:rsidRPr="004805E7">
          <w:rPr>
            <w:rStyle w:val="Hyperlink"/>
            <w:lang w:val="en-US"/>
          </w:rPr>
          <w:t>Immunity to electric and magnetic fields</w:t>
        </w:r>
        <w:r w:rsidR="00B7675F">
          <w:rPr>
            <w:webHidden/>
          </w:rPr>
          <w:tab/>
        </w:r>
        <w:r w:rsidR="00B7675F">
          <w:rPr>
            <w:webHidden/>
          </w:rPr>
          <w:fldChar w:fldCharType="begin"/>
        </w:r>
        <w:r w:rsidR="00B7675F">
          <w:rPr>
            <w:webHidden/>
          </w:rPr>
          <w:instrText xml:space="preserve"> PAGEREF _Toc78809100 \h </w:instrText>
        </w:r>
        <w:r w:rsidR="00B7675F">
          <w:rPr>
            <w:webHidden/>
          </w:rPr>
        </w:r>
        <w:r w:rsidR="00B7675F">
          <w:rPr>
            <w:webHidden/>
          </w:rPr>
          <w:fldChar w:fldCharType="separate"/>
        </w:r>
        <w:r w:rsidR="00FF28F7">
          <w:rPr>
            <w:webHidden/>
          </w:rPr>
          <w:t>20</w:t>
        </w:r>
        <w:r w:rsidR="00B7675F">
          <w:rPr>
            <w:webHidden/>
          </w:rPr>
          <w:fldChar w:fldCharType="end"/>
        </w:r>
      </w:hyperlink>
    </w:p>
    <w:p w14:paraId="4EB6568E" w14:textId="0644084E" w:rsidR="00B7675F" w:rsidRDefault="00B24C00">
      <w:pPr>
        <w:pStyle w:val="TOC2"/>
        <w:rPr>
          <w:rFonts w:asciiTheme="minorHAnsi" w:eastAsiaTheme="minorEastAsia" w:hAnsiTheme="minorHAnsi" w:cstheme="minorBidi"/>
          <w:sz w:val="22"/>
          <w:szCs w:val="22"/>
          <w:lang w:val="en-US" w:eastAsia="en-US"/>
        </w:rPr>
      </w:pPr>
      <w:hyperlink w:anchor="_Toc78809101" w:history="1">
        <w:r w:rsidR="00B7675F" w:rsidRPr="004805E7">
          <w:rPr>
            <w:rStyle w:val="Hyperlink"/>
            <w:lang w:val="en-US"/>
          </w:rPr>
          <w:t>5.10.</w:t>
        </w:r>
        <w:r w:rsidR="00B7675F">
          <w:rPr>
            <w:rFonts w:asciiTheme="minorHAnsi" w:eastAsiaTheme="minorEastAsia" w:hAnsiTheme="minorHAnsi" w:cstheme="minorBidi"/>
            <w:sz w:val="22"/>
            <w:szCs w:val="22"/>
            <w:lang w:val="en-US" w:eastAsia="en-US"/>
          </w:rPr>
          <w:tab/>
        </w:r>
        <w:r w:rsidR="00B7675F" w:rsidRPr="004805E7">
          <w:rPr>
            <w:rStyle w:val="Hyperlink"/>
            <w:lang w:val="en-US"/>
          </w:rPr>
          <w:t>Radiated emission</w:t>
        </w:r>
        <w:r w:rsidR="00B7675F">
          <w:rPr>
            <w:webHidden/>
          </w:rPr>
          <w:tab/>
        </w:r>
        <w:r w:rsidR="00B7675F">
          <w:rPr>
            <w:webHidden/>
          </w:rPr>
          <w:fldChar w:fldCharType="begin"/>
        </w:r>
        <w:r w:rsidR="00B7675F">
          <w:rPr>
            <w:webHidden/>
          </w:rPr>
          <w:instrText xml:space="preserve"> PAGEREF _Toc78809101 \h </w:instrText>
        </w:r>
        <w:r w:rsidR="00B7675F">
          <w:rPr>
            <w:webHidden/>
          </w:rPr>
        </w:r>
        <w:r w:rsidR="00B7675F">
          <w:rPr>
            <w:webHidden/>
          </w:rPr>
          <w:fldChar w:fldCharType="separate"/>
        </w:r>
        <w:r w:rsidR="00FF28F7">
          <w:rPr>
            <w:webHidden/>
          </w:rPr>
          <w:t>20</w:t>
        </w:r>
        <w:r w:rsidR="00B7675F">
          <w:rPr>
            <w:webHidden/>
          </w:rPr>
          <w:fldChar w:fldCharType="end"/>
        </w:r>
      </w:hyperlink>
    </w:p>
    <w:p w14:paraId="442367E4" w14:textId="2EC73F57" w:rsidR="00B7675F" w:rsidRDefault="00B24C00">
      <w:pPr>
        <w:pStyle w:val="TOC1"/>
        <w:rPr>
          <w:rFonts w:asciiTheme="minorHAnsi" w:eastAsiaTheme="minorEastAsia" w:hAnsiTheme="minorHAnsi" w:cstheme="minorBidi"/>
          <w:b w:val="0"/>
          <w:bCs w:val="0"/>
          <w:sz w:val="22"/>
          <w:szCs w:val="22"/>
          <w:lang w:val="en-US" w:eastAsia="en-US"/>
        </w:rPr>
      </w:pPr>
      <w:hyperlink w:anchor="_Toc78809102" w:history="1">
        <w:r w:rsidR="00B7675F" w:rsidRPr="004805E7">
          <w:rPr>
            <w:rStyle w:val="Hyperlink"/>
          </w:rPr>
          <w:t>6.</w:t>
        </w:r>
        <w:r w:rsidR="00B7675F">
          <w:rPr>
            <w:rFonts w:asciiTheme="minorHAnsi" w:eastAsiaTheme="minorEastAsia" w:hAnsiTheme="minorHAnsi" w:cstheme="minorBidi"/>
            <w:b w:val="0"/>
            <w:bCs w:val="0"/>
            <w:sz w:val="22"/>
            <w:szCs w:val="22"/>
            <w:lang w:val="en-US" w:eastAsia="en-US"/>
          </w:rPr>
          <w:tab/>
        </w:r>
        <w:r w:rsidR="00B7675F" w:rsidRPr="004805E7">
          <w:rPr>
            <w:rStyle w:val="Hyperlink"/>
            <w:lang w:val="en-US"/>
          </w:rPr>
          <w:t>Functional data</w:t>
        </w:r>
        <w:r w:rsidR="00B7675F">
          <w:rPr>
            <w:webHidden/>
          </w:rPr>
          <w:tab/>
        </w:r>
        <w:r w:rsidR="00B7675F">
          <w:rPr>
            <w:webHidden/>
          </w:rPr>
          <w:fldChar w:fldCharType="begin"/>
        </w:r>
        <w:r w:rsidR="00B7675F">
          <w:rPr>
            <w:webHidden/>
          </w:rPr>
          <w:instrText xml:space="preserve"> PAGEREF _Toc78809102 \h </w:instrText>
        </w:r>
        <w:r w:rsidR="00B7675F">
          <w:rPr>
            <w:webHidden/>
          </w:rPr>
        </w:r>
        <w:r w:rsidR="00B7675F">
          <w:rPr>
            <w:webHidden/>
          </w:rPr>
          <w:fldChar w:fldCharType="separate"/>
        </w:r>
        <w:r w:rsidR="00FF28F7">
          <w:rPr>
            <w:webHidden/>
          </w:rPr>
          <w:t>20</w:t>
        </w:r>
        <w:r w:rsidR="00B7675F">
          <w:rPr>
            <w:webHidden/>
          </w:rPr>
          <w:fldChar w:fldCharType="end"/>
        </w:r>
      </w:hyperlink>
    </w:p>
    <w:p w14:paraId="1D557BA8" w14:textId="1DB2718A" w:rsidR="00B7675F" w:rsidRDefault="00B24C00">
      <w:pPr>
        <w:pStyle w:val="TOC2"/>
        <w:rPr>
          <w:rFonts w:asciiTheme="minorHAnsi" w:eastAsiaTheme="minorEastAsia" w:hAnsiTheme="minorHAnsi" w:cstheme="minorBidi"/>
          <w:sz w:val="22"/>
          <w:szCs w:val="22"/>
          <w:lang w:val="en-US" w:eastAsia="en-US"/>
        </w:rPr>
      </w:pPr>
      <w:hyperlink w:anchor="_Toc78809103" w:history="1">
        <w:r w:rsidR="00B7675F" w:rsidRPr="004805E7">
          <w:rPr>
            <w:rStyle w:val="Hyperlink"/>
            <w:lang w:val="en-US"/>
          </w:rPr>
          <w:t>6.1.</w:t>
        </w:r>
        <w:r w:rsidR="00B7675F">
          <w:rPr>
            <w:rFonts w:asciiTheme="minorHAnsi" w:eastAsiaTheme="minorEastAsia" w:hAnsiTheme="minorHAnsi" w:cstheme="minorBidi"/>
            <w:sz w:val="22"/>
            <w:szCs w:val="22"/>
            <w:lang w:val="en-US" w:eastAsia="en-US"/>
          </w:rPr>
          <w:tab/>
        </w:r>
        <w:r w:rsidR="00B7675F" w:rsidRPr="004805E7">
          <w:rPr>
            <w:rStyle w:val="Hyperlink"/>
            <w:lang w:val="en-US"/>
          </w:rPr>
          <w:t>Sensor characteristic</w:t>
        </w:r>
        <w:r w:rsidR="00B7675F">
          <w:rPr>
            <w:webHidden/>
          </w:rPr>
          <w:tab/>
        </w:r>
        <w:r w:rsidR="00B7675F">
          <w:rPr>
            <w:webHidden/>
          </w:rPr>
          <w:fldChar w:fldCharType="begin"/>
        </w:r>
        <w:r w:rsidR="00B7675F">
          <w:rPr>
            <w:webHidden/>
          </w:rPr>
          <w:instrText xml:space="preserve"> PAGEREF _Toc78809103 \h </w:instrText>
        </w:r>
        <w:r w:rsidR="00B7675F">
          <w:rPr>
            <w:webHidden/>
          </w:rPr>
        </w:r>
        <w:r w:rsidR="00B7675F">
          <w:rPr>
            <w:webHidden/>
          </w:rPr>
          <w:fldChar w:fldCharType="separate"/>
        </w:r>
        <w:r w:rsidR="00FF28F7">
          <w:rPr>
            <w:webHidden/>
          </w:rPr>
          <w:t>20</w:t>
        </w:r>
        <w:r w:rsidR="00B7675F">
          <w:rPr>
            <w:webHidden/>
          </w:rPr>
          <w:fldChar w:fldCharType="end"/>
        </w:r>
      </w:hyperlink>
    </w:p>
    <w:p w14:paraId="7375B019" w14:textId="4BC43F38" w:rsidR="00B7675F" w:rsidRDefault="00B24C00">
      <w:pPr>
        <w:pStyle w:val="TOC2"/>
        <w:rPr>
          <w:rFonts w:asciiTheme="minorHAnsi" w:eastAsiaTheme="minorEastAsia" w:hAnsiTheme="minorHAnsi" w:cstheme="minorBidi"/>
          <w:sz w:val="22"/>
          <w:szCs w:val="22"/>
          <w:lang w:val="en-US" w:eastAsia="en-US"/>
        </w:rPr>
      </w:pPr>
      <w:hyperlink w:anchor="_Toc78809104" w:history="1">
        <w:r w:rsidR="00B7675F" w:rsidRPr="004805E7">
          <w:rPr>
            <w:rStyle w:val="Hyperlink"/>
            <w:lang w:val="en-US"/>
          </w:rPr>
          <w:t>6.2.</w:t>
        </w:r>
        <w:r w:rsidR="00B7675F">
          <w:rPr>
            <w:rFonts w:asciiTheme="minorHAnsi" w:eastAsiaTheme="minorEastAsia" w:hAnsiTheme="minorHAnsi" w:cstheme="minorBidi"/>
            <w:sz w:val="22"/>
            <w:szCs w:val="22"/>
            <w:lang w:val="en-US" w:eastAsia="en-US"/>
          </w:rPr>
          <w:tab/>
        </w:r>
        <w:r w:rsidR="00B7675F" w:rsidRPr="004805E7">
          <w:rPr>
            <w:rStyle w:val="Hyperlink"/>
            <w:lang w:val="en-US"/>
          </w:rPr>
          <w:t>Signal precision</w:t>
        </w:r>
        <w:r w:rsidR="00B7675F">
          <w:rPr>
            <w:webHidden/>
          </w:rPr>
          <w:tab/>
        </w:r>
        <w:r w:rsidR="00B7675F">
          <w:rPr>
            <w:webHidden/>
          </w:rPr>
          <w:fldChar w:fldCharType="begin"/>
        </w:r>
        <w:r w:rsidR="00B7675F">
          <w:rPr>
            <w:webHidden/>
          </w:rPr>
          <w:instrText xml:space="preserve"> PAGEREF _Toc78809104 \h </w:instrText>
        </w:r>
        <w:r w:rsidR="00B7675F">
          <w:rPr>
            <w:webHidden/>
          </w:rPr>
        </w:r>
        <w:r w:rsidR="00B7675F">
          <w:rPr>
            <w:webHidden/>
          </w:rPr>
          <w:fldChar w:fldCharType="separate"/>
        </w:r>
        <w:r w:rsidR="00FF28F7">
          <w:rPr>
            <w:webHidden/>
          </w:rPr>
          <w:t>20</w:t>
        </w:r>
        <w:r w:rsidR="00B7675F">
          <w:rPr>
            <w:webHidden/>
          </w:rPr>
          <w:fldChar w:fldCharType="end"/>
        </w:r>
      </w:hyperlink>
    </w:p>
    <w:p w14:paraId="04F1A7A5" w14:textId="789AE520" w:rsidR="00B7675F" w:rsidRDefault="00B24C00">
      <w:pPr>
        <w:pStyle w:val="TOC2"/>
        <w:rPr>
          <w:rFonts w:asciiTheme="minorHAnsi" w:eastAsiaTheme="minorEastAsia" w:hAnsiTheme="minorHAnsi" w:cstheme="minorBidi"/>
          <w:sz w:val="22"/>
          <w:szCs w:val="22"/>
          <w:lang w:val="en-US" w:eastAsia="en-US"/>
        </w:rPr>
      </w:pPr>
      <w:hyperlink w:anchor="_Toc78809105" w:history="1">
        <w:r w:rsidR="00B7675F" w:rsidRPr="004805E7">
          <w:rPr>
            <w:rStyle w:val="Hyperlink"/>
            <w:lang w:val="en-US"/>
          </w:rPr>
          <w:t>6.3.</w:t>
        </w:r>
        <w:r w:rsidR="00B7675F">
          <w:rPr>
            <w:rFonts w:asciiTheme="minorHAnsi" w:eastAsiaTheme="minorEastAsia" w:hAnsiTheme="minorHAnsi" w:cstheme="minorBidi"/>
            <w:sz w:val="22"/>
            <w:szCs w:val="22"/>
            <w:lang w:val="en-US" w:eastAsia="en-US"/>
          </w:rPr>
          <w:tab/>
        </w:r>
        <w:r w:rsidR="00B7675F" w:rsidRPr="004805E7">
          <w:rPr>
            <w:rStyle w:val="Hyperlink"/>
            <w:lang w:val="en-US"/>
          </w:rPr>
          <w:t>Failure recognition</w:t>
        </w:r>
        <w:r w:rsidR="00B7675F">
          <w:rPr>
            <w:webHidden/>
          </w:rPr>
          <w:tab/>
        </w:r>
        <w:r w:rsidR="00B7675F">
          <w:rPr>
            <w:webHidden/>
          </w:rPr>
          <w:fldChar w:fldCharType="begin"/>
        </w:r>
        <w:r w:rsidR="00B7675F">
          <w:rPr>
            <w:webHidden/>
          </w:rPr>
          <w:instrText xml:space="preserve"> PAGEREF _Toc78809105 \h </w:instrText>
        </w:r>
        <w:r w:rsidR="00B7675F">
          <w:rPr>
            <w:webHidden/>
          </w:rPr>
        </w:r>
        <w:r w:rsidR="00B7675F">
          <w:rPr>
            <w:webHidden/>
          </w:rPr>
          <w:fldChar w:fldCharType="separate"/>
        </w:r>
        <w:r w:rsidR="00FF28F7">
          <w:rPr>
            <w:webHidden/>
          </w:rPr>
          <w:t>20</w:t>
        </w:r>
        <w:r w:rsidR="00B7675F">
          <w:rPr>
            <w:webHidden/>
          </w:rPr>
          <w:fldChar w:fldCharType="end"/>
        </w:r>
      </w:hyperlink>
    </w:p>
    <w:p w14:paraId="45B92275" w14:textId="793E07BF" w:rsidR="00B7675F" w:rsidRDefault="00B24C00">
      <w:pPr>
        <w:pStyle w:val="TOC1"/>
        <w:rPr>
          <w:rFonts w:asciiTheme="minorHAnsi" w:eastAsiaTheme="minorEastAsia" w:hAnsiTheme="minorHAnsi" w:cstheme="minorBidi"/>
          <w:b w:val="0"/>
          <w:bCs w:val="0"/>
          <w:sz w:val="22"/>
          <w:szCs w:val="22"/>
          <w:lang w:val="en-US" w:eastAsia="en-US"/>
        </w:rPr>
      </w:pPr>
      <w:hyperlink w:anchor="_Toc78809106" w:history="1">
        <w:r w:rsidR="00B7675F" w:rsidRPr="004805E7">
          <w:rPr>
            <w:rStyle w:val="Hyperlink"/>
          </w:rPr>
          <w:t>7.</w:t>
        </w:r>
        <w:r w:rsidR="00B7675F">
          <w:rPr>
            <w:rFonts w:asciiTheme="minorHAnsi" w:eastAsiaTheme="minorEastAsia" w:hAnsiTheme="minorHAnsi" w:cstheme="minorBidi"/>
            <w:b w:val="0"/>
            <w:bCs w:val="0"/>
            <w:sz w:val="22"/>
            <w:szCs w:val="22"/>
            <w:lang w:val="en-US" w:eastAsia="en-US"/>
          </w:rPr>
          <w:tab/>
        </w:r>
        <w:r w:rsidR="00B7675F" w:rsidRPr="004805E7">
          <w:rPr>
            <w:rStyle w:val="Hyperlink"/>
            <w:lang w:val="en-US"/>
          </w:rPr>
          <w:t>Validation Tests</w:t>
        </w:r>
        <w:r w:rsidR="00B7675F">
          <w:rPr>
            <w:webHidden/>
          </w:rPr>
          <w:tab/>
        </w:r>
        <w:r w:rsidR="00B7675F">
          <w:rPr>
            <w:webHidden/>
          </w:rPr>
          <w:fldChar w:fldCharType="begin"/>
        </w:r>
        <w:r w:rsidR="00B7675F">
          <w:rPr>
            <w:webHidden/>
          </w:rPr>
          <w:instrText xml:space="preserve"> PAGEREF _Toc78809106 \h </w:instrText>
        </w:r>
        <w:r w:rsidR="00B7675F">
          <w:rPr>
            <w:webHidden/>
          </w:rPr>
        </w:r>
        <w:r w:rsidR="00B7675F">
          <w:rPr>
            <w:webHidden/>
          </w:rPr>
          <w:fldChar w:fldCharType="separate"/>
        </w:r>
        <w:r w:rsidR="00FF28F7">
          <w:rPr>
            <w:webHidden/>
          </w:rPr>
          <w:t>21</w:t>
        </w:r>
        <w:r w:rsidR="00B7675F">
          <w:rPr>
            <w:webHidden/>
          </w:rPr>
          <w:fldChar w:fldCharType="end"/>
        </w:r>
      </w:hyperlink>
    </w:p>
    <w:p w14:paraId="6A6BC136" w14:textId="5C1C9BA4" w:rsidR="00B7675F" w:rsidRDefault="00B24C00">
      <w:pPr>
        <w:pStyle w:val="TOC2"/>
        <w:rPr>
          <w:rFonts w:asciiTheme="minorHAnsi" w:eastAsiaTheme="minorEastAsia" w:hAnsiTheme="minorHAnsi" w:cstheme="minorBidi"/>
          <w:sz w:val="22"/>
          <w:szCs w:val="22"/>
          <w:lang w:val="en-US" w:eastAsia="en-US"/>
        </w:rPr>
      </w:pPr>
      <w:hyperlink w:anchor="_Toc78809107" w:history="1">
        <w:r w:rsidR="00B7675F" w:rsidRPr="004805E7">
          <w:rPr>
            <w:rStyle w:val="Hyperlink"/>
            <w:lang w:val="en-US"/>
          </w:rPr>
          <w:t>7.1.</w:t>
        </w:r>
        <w:r w:rsidR="00B7675F">
          <w:rPr>
            <w:rFonts w:asciiTheme="minorHAnsi" w:eastAsiaTheme="minorEastAsia" w:hAnsiTheme="minorHAnsi" w:cstheme="minorBidi"/>
            <w:sz w:val="22"/>
            <w:szCs w:val="22"/>
            <w:lang w:val="en-US" w:eastAsia="en-US"/>
          </w:rPr>
          <w:tab/>
        </w:r>
        <w:r w:rsidR="00B7675F" w:rsidRPr="004805E7">
          <w:rPr>
            <w:rStyle w:val="Hyperlink"/>
          </w:rPr>
          <w:t>General</w:t>
        </w:r>
        <w:r w:rsidR="00B7675F">
          <w:rPr>
            <w:webHidden/>
          </w:rPr>
          <w:tab/>
        </w:r>
        <w:r w:rsidR="00B7675F">
          <w:rPr>
            <w:webHidden/>
          </w:rPr>
          <w:fldChar w:fldCharType="begin"/>
        </w:r>
        <w:r w:rsidR="00B7675F">
          <w:rPr>
            <w:webHidden/>
          </w:rPr>
          <w:instrText xml:space="preserve"> PAGEREF _Toc78809107 \h </w:instrText>
        </w:r>
        <w:r w:rsidR="00B7675F">
          <w:rPr>
            <w:webHidden/>
          </w:rPr>
        </w:r>
        <w:r w:rsidR="00B7675F">
          <w:rPr>
            <w:webHidden/>
          </w:rPr>
          <w:fldChar w:fldCharType="separate"/>
        </w:r>
        <w:r w:rsidR="00FF28F7">
          <w:rPr>
            <w:webHidden/>
          </w:rPr>
          <w:t>21</w:t>
        </w:r>
        <w:r w:rsidR="00B7675F">
          <w:rPr>
            <w:webHidden/>
          </w:rPr>
          <w:fldChar w:fldCharType="end"/>
        </w:r>
      </w:hyperlink>
    </w:p>
    <w:p w14:paraId="42E0253C" w14:textId="1B2FCD66" w:rsidR="00B7675F" w:rsidRDefault="00B24C00">
      <w:pPr>
        <w:pStyle w:val="TOC2"/>
        <w:rPr>
          <w:rFonts w:asciiTheme="minorHAnsi" w:eastAsiaTheme="minorEastAsia" w:hAnsiTheme="minorHAnsi" w:cstheme="minorBidi"/>
          <w:sz w:val="22"/>
          <w:szCs w:val="22"/>
          <w:lang w:val="en-US" w:eastAsia="en-US"/>
        </w:rPr>
      </w:pPr>
      <w:hyperlink w:anchor="_Toc78809108" w:history="1">
        <w:r w:rsidR="00B7675F" w:rsidRPr="004805E7">
          <w:rPr>
            <w:rStyle w:val="Hyperlink"/>
            <w:lang w:val="en-US"/>
          </w:rPr>
          <w:t>7.2.</w:t>
        </w:r>
        <w:r w:rsidR="00B7675F">
          <w:rPr>
            <w:rFonts w:asciiTheme="minorHAnsi" w:eastAsiaTheme="minorEastAsia" w:hAnsiTheme="minorHAnsi" w:cstheme="minorBidi"/>
            <w:sz w:val="22"/>
            <w:szCs w:val="22"/>
            <w:lang w:val="en-US" w:eastAsia="en-US"/>
          </w:rPr>
          <w:tab/>
        </w:r>
        <w:r w:rsidR="00B7675F" w:rsidRPr="004805E7">
          <w:rPr>
            <w:rStyle w:val="Hyperlink"/>
          </w:rPr>
          <w:t>Standard</w:t>
        </w:r>
        <w:r w:rsidR="00B7675F" w:rsidRPr="004805E7">
          <w:rPr>
            <w:rStyle w:val="Hyperlink"/>
            <w:lang w:val="en-US"/>
          </w:rPr>
          <w:t xml:space="preserve"> test requirements</w:t>
        </w:r>
        <w:r w:rsidR="00B7675F">
          <w:rPr>
            <w:webHidden/>
          </w:rPr>
          <w:tab/>
        </w:r>
        <w:r w:rsidR="00B7675F">
          <w:rPr>
            <w:webHidden/>
          </w:rPr>
          <w:fldChar w:fldCharType="begin"/>
        </w:r>
        <w:r w:rsidR="00B7675F">
          <w:rPr>
            <w:webHidden/>
          </w:rPr>
          <w:instrText xml:space="preserve"> PAGEREF _Toc78809108 \h </w:instrText>
        </w:r>
        <w:r w:rsidR="00B7675F">
          <w:rPr>
            <w:webHidden/>
          </w:rPr>
        </w:r>
        <w:r w:rsidR="00B7675F">
          <w:rPr>
            <w:webHidden/>
          </w:rPr>
          <w:fldChar w:fldCharType="separate"/>
        </w:r>
        <w:r w:rsidR="00FF28F7">
          <w:rPr>
            <w:webHidden/>
          </w:rPr>
          <w:t>21</w:t>
        </w:r>
        <w:r w:rsidR="00B7675F">
          <w:rPr>
            <w:webHidden/>
          </w:rPr>
          <w:fldChar w:fldCharType="end"/>
        </w:r>
      </w:hyperlink>
    </w:p>
    <w:p w14:paraId="2C0148DD" w14:textId="357FE6F2" w:rsidR="00B7675F" w:rsidRDefault="00B24C00">
      <w:pPr>
        <w:pStyle w:val="TOC2"/>
        <w:rPr>
          <w:rFonts w:asciiTheme="minorHAnsi" w:eastAsiaTheme="minorEastAsia" w:hAnsiTheme="minorHAnsi" w:cstheme="minorBidi"/>
          <w:sz w:val="22"/>
          <w:szCs w:val="22"/>
          <w:lang w:val="en-US" w:eastAsia="en-US"/>
        </w:rPr>
      </w:pPr>
      <w:hyperlink w:anchor="_Toc78809109" w:history="1">
        <w:r w:rsidR="00B7675F" w:rsidRPr="004805E7">
          <w:rPr>
            <w:rStyle w:val="Hyperlink"/>
            <w:lang w:val="en-US"/>
          </w:rPr>
          <w:t>7.3.</w:t>
        </w:r>
        <w:r w:rsidR="00B7675F">
          <w:rPr>
            <w:rFonts w:asciiTheme="minorHAnsi" w:eastAsiaTheme="minorEastAsia" w:hAnsiTheme="minorHAnsi" w:cstheme="minorBidi"/>
            <w:sz w:val="22"/>
            <w:szCs w:val="22"/>
            <w:lang w:val="en-US" w:eastAsia="en-US"/>
          </w:rPr>
          <w:tab/>
        </w:r>
        <w:r w:rsidR="00B7675F" w:rsidRPr="004805E7">
          <w:rPr>
            <w:rStyle w:val="Hyperlink"/>
            <w:lang w:val="en-US"/>
          </w:rPr>
          <w:t>Climatic tests</w:t>
        </w:r>
        <w:r w:rsidR="00B7675F">
          <w:rPr>
            <w:webHidden/>
          </w:rPr>
          <w:tab/>
        </w:r>
        <w:r w:rsidR="00B7675F">
          <w:rPr>
            <w:webHidden/>
          </w:rPr>
          <w:fldChar w:fldCharType="begin"/>
        </w:r>
        <w:r w:rsidR="00B7675F">
          <w:rPr>
            <w:webHidden/>
          </w:rPr>
          <w:instrText xml:space="preserve"> PAGEREF _Toc78809109 \h </w:instrText>
        </w:r>
        <w:r w:rsidR="00B7675F">
          <w:rPr>
            <w:webHidden/>
          </w:rPr>
        </w:r>
        <w:r w:rsidR="00B7675F">
          <w:rPr>
            <w:webHidden/>
          </w:rPr>
          <w:fldChar w:fldCharType="separate"/>
        </w:r>
        <w:r w:rsidR="00FF28F7">
          <w:rPr>
            <w:webHidden/>
          </w:rPr>
          <w:t>22</w:t>
        </w:r>
        <w:r w:rsidR="00B7675F">
          <w:rPr>
            <w:webHidden/>
          </w:rPr>
          <w:fldChar w:fldCharType="end"/>
        </w:r>
      </w:hyperlink>
    </w:p>
    <w:p w14:paraId="48550680" w14:textId="4BA61E05" w:rsidR="00B7675F" w:rsidRDefault="00B24C00">
      <w:pPr>
        <w:pStyle w:val="TOC3"/>
        <w:rPr>
          <w:rFonts w:asciiTheme="minorHAnsi" w:eastAsiaTheme="minorEastAsia" w:hAnsiTheme="minorHAnsi" w:cstheme="minorBidi"/>
          <w:sz w:val="22"/>
          <w:szCs w:val="22"/>
          <w:lang w:val="en-US" w:eastAsia="en-US"/>
        </w:rPr>
      </w:pPr>
      <w:hyperlink w:anchor="_Toc78809110" w:history="1">
        <w:r w:rsidR="00B7675F" w:rsidRPr="004805E7">
          <w:rPr>
            <w:rStyle w:val="Hyperlink"/>
            <w:lang w:val="en-US"/>
          </w:rPr>
          <w:t>7.3.1.</w:t>
        </w:r>
        <w:r w:rsidR="00B7675F">
          <w:rPr>
            <w:rFonts w:asciiTheme="minorHAnsi" w:eastAsiaTheme="minorEastAsia" w:hAnsiTheme="minorHAnsi" w:cstheme="minorBidi"/>
            <w:sz w:val="22"/>
            <w:szCs w:val="22"/>
            <w:lang w:val="en-US" w:eastAsia="en-US"/>
          </w:rPr>
          <w:tab/>
        </w:r>
        <w:r w:rsidR="00B7675F" w:rsidRPr="004805E7">
          <w:rPr>
            <w:rStyle w:val="Hyperlink"/>
            <w:lang w:val="en-US"/>
          </w:rPr>
          <w:t>Dry heat test / High Temperature</w:t>
        </w:r>
        <w:r w:rsidR="00B7675F">
          <w:rPr>
            <w:webHidden/>
          </w:rPr>
          <w:tab/>
        </w:r>
        <w:r w:rsidR="00B7675F">
          <w:rPr>
            <w:webHidden/>
          </w:rPr>
          <w:fldChar w:fldCharType="begin"/>
        </w:r>
        <w:r w:rsidR="00B7675F">
          <w:rPr>
            <w:webHidden/>
          </w:rPr>
          <w:instrText xml:space="preserve"> PAGEREF _Toc78809110 \h </w:instrText>
        </w:r>
        <w:r w:rsidR="00B7675F">
          <w:rPr>
            <w:webHidden/>
          </w:rPr>
        </w:r>
        <w:r w:rsidR="00B7675F">
          <w:rPr>
            <w:webHidden/>
          </w:rPr>
          <w:fldChar w:fldCharType="separate"/>
        </w:r>
        <w:r w:rsidR="00FF28F7">
          <w:rPr>
            <w:webHidden/>
          </w:rPr>
          <w:t>22</w:t>
        </w:r>
        <w:r w:rsidR="00B7675F">
          <w:rPr>
            <w:webHidden/>
          </w:rPr>
          <w:fldChar w:fldCharType="end"/>
        </w:r>
      </w:hyperlink>
    </w:p>
    <w:p w14:paraId="00E72988" w14:textId="62CCDA42" w:rsidR="00B7675F" w:rsidRDefault="00B24C00">
      <w:pPr>
        <w:pStyle w:val="TOC3"/>
        <w:rPr>
          <w:rFonts w:asciiTheme="minorHAnsi" w:eastAsiaTheme="minorEastAsia" w:hAnsiTheme="minorHAnsi" w:cstheme="minorBidi"/>
          <w:sz w:val="22"/>
          <w:szCs w:val="22"/>
          <w:lang w:val="en-US" w:eastAsia="en-US"/>
        </w:rPr>
      </w:pPr>
      <w:hyperlink w:anchor="_Toc78809111" w:history="1">
        <w:r w:rsidR="00B7675F" w:rsidRPr="004805E7">
          <w:rPr>
            <w:rStyle w:val="Hyperlink"/>
            <w:lang w:val="en-US"/>
          </w:rPr>
          <w:t>7.3.2.</w:t>
        </w:r>
        <w:r w:rsidR="00B7675F">
          <w:rPr>
            <w:rFonts w:asciiTheme="minorHAnsi" w:eastAsiaTheme="minorEastAsia" w:hAnsiTheme="minorHAnsi" w:cstheme="minorBidi"/>
            <w:sz w:val="22"/>
            <w:szCs w:val="22"/>
            <w:lang w:val="en-US" w:eastAsia="en-US"/>
          </w:rPr>
          <w:tab/>
        </w:r>
        <w:r w:rsidR="00B7675F" w:rsidRPr="004805E7">
          <w:rPr>
            <w:rStyle w:val="Hyperlink"/>
            <w:lang w:val="en-US"/>
          </w:rPr>
          <w:t>Cold test / Low temperature (with storage)</w:t>
        </w:r>
        <w:r w:rsidR="00B7675F">
          <w:rPr>
            <w:webHidden/>
          </w:rPr>
          <w:tab/>
        </w:r>
        <w:r w:rsidR="00B7675F">
          <w:rPr>
            <w:webHidden/>
          </w:rPr>
          <w:fldChar w:fldCharType="begin"/>
        </w:r>
        <w:r w:rsidR="00B7675F">
          <w:rPr>
            <w:webHidden/>
          </w:rPr>
          <w:instrText xml:space="preserve"> PAGEREF _Toc78809111 \h </w:instrText>
        </w:r>
        <w:r w:rsidR="00B7675F">
          <w:rPr>
            <w:webHidden/>
          </w:rPr>
        </w:r>
        <w:r w:rsidR="00B7675F">
          <w:rPr>
            <w:webHidden/>
          </w:rPr>
          <w:fldChar w:fldCharType="separate"/>
        </w:r>
        <w:r w:rsidR="00FF28F7">
          <w:rPr>
            <w:webHidden/>
          </w:rPr>
          <w:t>22</w:t>
        </w:r>
        <w:r w:rsidR="00B7675F">
          <w:rPr>
            <w:webHidden/>
          </w:rPr>
          <w:fldChar w:fldCharType="end"/>
        </w:r>
      </w:hyperlink>
    </w:p>
    <w:p w14:paraId="3F30EF64" w14:textId="499087BA" w:rsidR="00B7675F" w:rsidRDefault="00B24C00">
      <w:pPr>
        <w:pStyle w:val="TOC3"/>
        <w:rPr>
          <w:rFonts w:asciiTheme="minorHAnsi" w:eastAsiaTheme="minorEastAsia" w:hAnsiTheme="minorHAnsi" w:cstheme="minorBidi"/>
          <w:sz w:val="22"/>
          <w:szCs w:val="22"/>
          <w:lang w:val="en-US" w:eastAsia="en-US"/>
        </w:rPr>
      </w:pPr>
      <w:hyperlink w:anchor="_Toc78809112" w:history="1">
        <w:r w:rsidR="00B7675F" w:rsidRPr="004805E7">
          <w:rPr>
            <w:rStyle w:val="Hyperlink"/>
            <w:lang w:val="en-US"/>
          </w:rPr>
          <w:t>7.3.3.</w:t>
        </w:r>
        <w:r w:rsidR="00B7675F">
          <w:rPr>
            <w:rFonts w:asciiTheme="minorHAnsi" w:eastAsiaTheme="minorEastAsia" w:hAnsiTheme="minorHAnsi" w:cstheme="minorBidi"/>
            <w:sz w:val="22"/>
            <w:szCs w:val="22"/>
            <w:lang w:val="en-US" w:eastAsia="en-US"/>
          </w:rPr>
          <w:tab/>
        </w:r>
        <w:r w:rsidR="00B7675F" w:rsidRPr="004805E7">
          <w:rPr>
            <w:rStyle w:val="Hyperlink"/>
            <w:lang w:val="en-US"/>
          </w:rPr>
          <w:t>Thermal shock</w:t>
        </w:r>
        <w:r w:rsidR="00B7675F">
          <w:rPr>
            <w:webHidden/>
          </w:rPr>
          <w:tab/>
        </w:r>
        <w:r w:rsidR="00B7675F">
          <w:rPr>
            <w:webHidden/>
          </w:rPr>
          <w:fldChar w:fldCharType="begin"/>
        </w:r>
        <w:r w:rsidR="00B7675F">
          <w:rPr>
            <w:webHidden/>
          </w:rPr>
          <w:instrText xml:space="preserve"> PAGEREF _Toc78809112 \h </w:instrText>
        </w:r>
        <w:r w:rsidR="00B7675F">
          <w:rPr>
            <w:webHidden/>
          </w:rPr>
        </w:r>
        <w:r w:rsidR="00B7675F">
          <w:rPr>
            <w:webHidden/>
          </w:rPr>
          <w:fldChar w:fldCharType="separate"/>
        </w:r>
        <w:r w:rsidR="00FF28F7">
          <w:rPr>
            <w:webHidden/>
          </w:rPr>
          <w:t>23</w:t>
        </w:r>
        <w:r w:rsidR="00B7675F">
          <w:rPr>
            <w:webHidden/>
          </w:rPr>
          <w:fldChar w:fldCharType="end"/>
        </w:r>
      </w:hyperlink>
    </w:p>
    <w:p w14:paraId="535CB6E1" w14:textId="31693A00" w:rsidR="00B7675F" w:rsidRDefault="00B24C00">
      <w:pPr>
        <w:pStyle w:val="TOC3"/>
        <w:rPr>
          <w:rFonts w:asciiTheme="minorHAnsi" w:eastAsiaTheme="minorEastAsia" w:hAnsiTheme="minorHAnsi" w:cstheme="minorBidi"/>
          <w:sz w:val="22"/>
          <w:szCs w:val="22"/>
          <w:lang w:val="en-US" w:eastAsia="en-US"/>
        </w:rPr>
      </w:pPr>
      <w:hyperlink w:anchor="_Toc78809113" w:history="1">
        <w:r w:rsidR="00B7675F" w:rsidRPr="004805E7">
          <w:rPr>
            <w:rStyle w:val="Hyperlink"/>
            <w:lang w:val="en-US"/>
          </w:rPr>
          <w:t>7.3.4.</w:t>
        </w:r>
        <w:r w:rsidR="00B7675F">
          <w:rPr>
            <w:rFonts w:asciiTheme="minorHAnsi" w:eastAsiaTheme="minorEastAsia" w:hAnsiTheme="minorHAnsi" w:cstheme="minorBidi"/>
            <w:sz w:val="22"/>
            <w:szCs w:val="22"/>
            <w:lang w:val="en-US" w:eastAsia="en-US"/>
          </w:rPr>
          <w:tab/>
        </w:r>
        <w:r w:rsidR="00B7675F" w:rsidRPr="004805E7">
          <w:rPr>
            <w:rStyle w:val="Hyperlink"/>
            <w:lang w:val="en-US"/>
          </w:rPr>
          <w:t>Leakage test / Ice water shock test</w:t>
        </w:r>
        <w:r w:rsidR="00B7675F">
          <w:rPr>
            <w:webHidden/>
          </w:rPr>
          <w:tab/>
        </w:r>
        <w:r w:rsidR="00B7675F">
          <w:rPr>
            <w:webHidden/>
          </w:rPr>
          <w:fldChar w:fldCharType="begin"/>
        </w:r>
        <w:r w:rsidR="00B7675F">
          <w:rPr>
            <w:webHidden/>
          </w:rPr>
          <w:instrText xml:space="preserve"> PAGEREF _Toc78809113 \h </w:instrText>
        </w:r>
        <w:r w:rsidR="00B7675F">
          <w:rPr>
            <w:webHidden/>
          </w:rPr>
        </w:r>
        <w:r w:rsidR="00B7675F">
          <w:rPr>
            <w:webHidden/>
          </w:rPr>
          <w:fldChar w:fldCharType="separate"/>
        </w:r>
        <w:r w:rsidR="00FF28F7">
          <w:rPr>
            <w:webHidden/>
          </w:rPr>
          <w:t>23</w:t>
        </w:r>
        <w:r w:rsidR="00B7675F">
          <w:rPr>
            <w:webHidden/>
          </w:rPr>
          <w:fldChar w:fldCharType="end"/>
        </w:r>
      </w:hyperlink>
    </w:p>
    <w:p w14:paraId="26E0BC18" w14:textId="18EE83BC" w:rsidR="00B7675F" w:rsidRDefault="00B24C00">
      <w:pPr>
        <w:pStyle w:val="TOC3"/>
        <w:rPr>
          <w:rFonts w:asciiTheme="minorHAnsi" w:eastAsiaTheme="minorEastAsia" w:hAnsiTheme="minorHAnsi" w:cstheme="minorBidi"/>
          <w:sz w:val="22"/>
          <w:szCs w:val="22"/>
          <w:lang w:val="en-US" w:eastAsia="en-US"/>
        </w:rPr>
      </w:pPr>
      <w:hyperlink w:anchor="_Toc78809114" w:history="1">
        <w:r w:rsidR="00B7675F" w:rsidRPr="004805E7">
          <w:rPr>
            <w:rStyle w:val="Hyperlink"/>
            <w:lang w:val="en-US"/>
          </w:rPr>
          <w:t>7.3.5.</w:t>
        </w:r>
        <w:r w:rsidR="00B7675F">
          <w:rPr>
            <w:rFonts w:asciiTheme="minorHAnsi" w:eastAsiaTheme="minorEastAsia" w:hAnsiTheme="minorHAnsi" w:cstheme="minorBidi"/>
            <w:sz w:val="22"/>
            <w:szCs w:val="22"/>
            <w:lang w:val="en-US" w:eastAsia="en-US"/>
          </w:rPr>
          <w:tab/>
        </w:r>
        <w:r w:rsidR="00B7675F" w:rsidRPr="004805E7">
          <w:rPr>
            <w:rStyle w:val="Hyperlink"/>
            <w:lang w:val="en-US"/>
          </w:rPr>
          <w:t>Damp test, static</w:t>
        </w:r>
        <w:r w:rsidR="00B7675F">
          <w:rPr>
            <w:webHidden/>
          </w:rPr>
          <w:tab/>
        </w:r>
        <w:r w:rsidR="00B7675F">
          <w:rPr>
            <w:webHidden/>
          </w:rPr>
          <w:fldChar w:fldCharType="begin"/>
        </w:r>
        <w:r w:rsidR="00B7675F">
          <w:rPr>
            <w:webHidden/>
          </w:rPr>
          <w:instrText xml:space="preserve"> PAGEREF _Toc78809114 \h </w:instrText>
        </w:r>
        <w:r w:rsidR="00B7675F">
          <w:rPr>
            <w:webHidden/>
          </w:rPr>
        </w:r>
        <w:r w:rsidR="00B7675F">
          <w:rPr>
            <w:webHidden/>
          </w:rPr>
          <w:fldChar w:fldCharType="separate"/>
        </w:r>
        <w:r w:rsidR="00FF28F7">
          <w:rPr>
            <w:webHidden/>
          </w:rPr>
          <w:t>23</w:t>
        </w:r>
        <w:r w:rsidR="00B7675F">
          <w:rPr>
            <w:webHidden/>
          </w:rPr>
          <w:fldChar w:fldCharType="end"/>
        </w:r>
      </w:hyperlink>
    </w:p>
    <w:p w14:paraId="169C9CD8" w14:textId="75B106B4" w:rsidR="00B7675F" w:rsidRDefault="00B24C00">
      <w:pPr>
        <w:pStyle w:val="TOC3"/>
        <w:rPr>
          <w:rFonts w:asciiTheme="minorHAnsi" w:eastAsiaTheme="minorEastAsia" w:hAnsiTheme="minorHAnsi" w:cstheme="minorBidi"/>
          <w:sz w:val="22"/>
          <w:szCs w:val="22"/>
          <w:lang w:val="en-US" w:eastAsia="en-US"/>
        </w:rPr>
      </w:pPr>
      <w:hyperlink w:anchor="_Toc78809115" w:history="1">
        <w:r w:rsidR="00B7675F" w:rsidRPr="004805E7">
          <w:rPr>
            <w:rStyle w:val="Hyperlink"/>
            <w:lang w:val="en-US"/>
          </w:rPr>
          <w:t>7.3.6.</w:t>
        </w:r>
        <w:r w:rsidR="00B7675F">
          <w:rPr>
            <w:rFonts w:asciiTheme="minorHAnsi" w:eastAsiaTheme="minorEastAsia" w:hAnsiTheme="minorHAnsi" w:cstheme="minorBidi"/>
            <w:sz w:val="22"/>
            <w:szCs w:val="22"/>
            <w:lang w:val="en-US" w:eastAsia="en-US"/>
          </w:rPr>
          <w:tab/>
        </w:r>
        <w:r w:rsidR="00B7675F" w:rsidRPr="004805E7">
          <w:rPr>
            <w:rStyle w:val="Hyperlink"/>
            <w:lang w:val="en-US"/>
          </w:rPr>
          <w:t>Damp heat test, cyclic</w:t>
        </w:r>
        <w:r w:rsidR="00B7675F">
          <w:rPr>
            <w:webHidden/>
          </w:rPr>
          <w:tab/>
        </w:r>
        <w:r w:rsidR="00B7675F">
          <w:rPr>
            <w:webHidden/>
          </w:rPr>
          <w:fldChar w:fldCharType="begin"/>
        </w:r>
        <w:r w:rsidR="00B7675F">
          <w:rPr>
            <w:webHidden/>
          </w:rPr>
          <w:instrText xml:space="preserve"> PAGEREF _Toc78809115 \h </w:instrText>
        </w:r>
        <w:r w:rsidR="00B7675F">
          <w:rPr>
            <w:webHidden/>
          </w:rPr>
        </w:r>
        <w:r w:rsidR="00B7675F">
          <w:rPr>
            <w:webHidden/>
          </w:rPr>
          <w:fldChar w:fldCharType="separate"/>
        </w:r>
        <w:r w:rsidR="00FF28F7">
          <w:rPr>
            <w:webHidden/>
          </w:rPr>
          <w:t>24</w:t>
        </w:r>
        <w:r w:rsidR="00B7675F">
          <w:rPr>
            <w:webHidden/>
          </w:rPr>
          <w:fldChar w:fldCharType="end"/>
        </w:r>
      </w:hyperlink>
    </w:p>
    <w:p w14:paraId="1139BFD2" w14:textId="7B58608C" w:rsidR="00B7675F" w:rsidRDefault="00B24C00">
      <w:pPr>
        <w:pStyle w:val="TOC3"/>
        <w:rPr>
          <w:rFonts w:asciiTheme="minorHAnsi" w:eastAsiaTheme="minorEastAsia" w:hAnsiTheme="minorHAnsi" w:cstheme="minorBidi"/>
          <w:sz w:val="22"/>
          <w:szCs w:val="22"/>
          <w:lang w:val="en-US" w:eastAsia="en-US"/>
        </w:rPr>
      </w:pPr>
      <w:hyperlink w:anchor="_Toc78809116" w:history="1">
        <w:r w:rsidR="00B7675F" w:rsidRPr="004805E7">
          <w:rPr>
            <w:rStyle w:val="Hyperlink"/>
            <w:lang w:val="en-US"/>
          </w:rPr>
          <w:t>7.3.7.</w:t>
        </w:r>
        <w:r w:rsidR="00B7675F">
          <w:rPr>
            <w:rFonts w:asciiTheme="minorHAnsi" w:eastAsiaTheme="minorEastAsia" w:hAnsiTheme="minorHAnsi" w:cstheme="minorBidi"/>
            <w:sz w:val="22"/>
            <w:szCs w:val="22"/>
            <w:lang w:val="en-US" w:eastAsia="en-US"/>
          </w:rPr>
          <w:tab/>
        </w:r>
        <w:r w:rsidR="00B7675F" w:rsidRPr="004805E7">
          <w:rPr>
            <w:rStyle w:val="Hyperlink"/>
            <w:lang w:val="en-US"/>
          </w:rPr>
          <w:t>Thermal cycling test</w:t>
        </w:r>
        <w:r w:rsidR="00B7675F">
          <w:rPr>
            <w:webHidden/>
          </w:rPr>
          <w:tab/>
        </w:r>
        <w:r w:rsidR="00B7675F">
          <w:rPr>
            <w:webHidden/>
          </w:rPr>
          <w:fldChar w:fldCharType="begin"/>
        </w:r>
        <w:r w:rsidR="00B7675F">
          <w:rPr>
            <w:webHidden/>
          </w:rPr>
          <w:instrText xml:space="preserve"> PAGEREF _Toc78809116 \h </w:instrText>
        </w:r>
        <w:r w:rsidR="00B7675F">
          <w:rPr>
            <w:webHidden/>
          </w:rPr>
        </w:r>
        <w:r w:rsidR="00B7675F">
          <w:rPr>
            <w:webHidden/>
          </w:rPr>
          <w:fldChar w:fldCharType="separate"/>
        </w:r>
        <w:r w:rsidR="00FF28F7">
          <w:rPr>
            <w:webHidden/>
          </w:rPr>
          <w:t>24</w:t>
        </w:r>
        <w:r w:rsidR="00B7675F">
          <w:rPr>
            <w:webHidden/>
          </w:rPr>
          <w:fldChar w:fldCharType="end"/>
        </w:r>
      </w:hyperlink>
    </w:p>
    <w:p w14:paraId="6F809B5A" w14:textId="35C50AFA" w:rsidR="00B7675F" w:rsidRDefault="00B24C00">
      <w:pPr>
        <w:pStyle w:val="TOC3"/>
        <w:rPr>
          <w:rFonts w:asciiTheme="minorHAnsi" w:eastAsiaTheme="minorEastAsia" w:hAnsiTheme="minorHAnsi" w:cstheme="minorBidi"/>
          <w:sz w:val="22"/>
          <w:szCs w:val="22"/>
          <w:lang w:val="en-US" w:eastAsia="en-US"/>
        </w:rPr>
      </w:pPr>
      <w:hyperlink w:anchor="_Toc78809117" w:history="1">
        <w:r w:rsidR="00B7675F" w:rsidRPr="004805E7">
          <w:rPr>
            <w:rStyle w:val="Hyperlink"/>
            <w:lang w:val="en-US"/>
          </w:rPr>
          <w:t>7.3.8.</w:t>
        </w:r>
        <w:r w:rsidR="00B7675F">
          <w:rPr>
            <w:rFonts w:asciiTheme="minorHAnsi" w:eastAsiaTheme="minorEastAsia" w:hAnsiTheme="minorHAnsi" w:cstheme="minorBidi"/>
            <w:sz w:val="22"/>
            <w:szCs w:val="22"/>
            <w:lang w:val="en-US" w:eastAsia="en-US"/>
          </w:rPr>
          <w:tab/>
        </w:r>
        <w:r w:rsidR="00B7675F" w:rsidRPr="004805E7">
          <w:rPr>
            <w:rStyle w:val="Hyperlink"/>
            <w:lang w:val="en-US"/>
          </w:rPr>
          <w:t>Storage test</w:t>
        </w:r>
        <w:r w:rsidR="00B7675F">
          <w:rPr>
            <w:webHidden/>
          </w:rPr>
          <w:tab/>
        </w:r>
        <w:r w:rsidR="00B7675F">
          <w:rPr>
            <w:webHidden/>
          </w:rPr>
          <w:fldChar w:fldCharType="begin"/>
        </w:r>
        <w:r w:rsidR="00B7675F">
          <w:rPr>
            <w:webHidden/>
          </w:rPr>
          <w:instrText xml:space="preserve"> PAGEREF _Toc78809117 \h </w:instrText>
        </w:r>
        <w:r w:rsidR="00B7675F">
          <w:rPr>
            <w:webHidden/>
          </w:rPr>
        </w:r>
        <w:r w:rsidR="00B7675F">
          <w:rPr>
            <w:webHidden/>
          </w:rPr>
          <w:fldChar w:fldCharType="separate"/>
        </w:r>
        <w:r w:rsidR="00FF28F7">
          <w:rPr>
            <w:webHidden/>
          </w:rPr>
          <w:t>24</w:t>
        </w:r>
        <w:r w:rsidR="00B7675F">
          <w:rPr>
            <w:webHidden/>
          </w:rPr>
          <w:fldChar w:fldCharType="end"/>
        </w:r>
      </w:hyperlink>
    </w:p>
    <w:p w14:paraId="33D4B126" w14:textId="17BACDB8" w:rsidR="00B7675F" w:rsidRDefault="00B24C00">
      <w:pPr>
        <w:pStyle w:val="TOC3"/>
        <w:rPr>
          <w:rFonts w:asciiTheme="minorHAnsi" w:eastAsiaTheme="minorEastAsia" w:hAnsiTheme="minorHAnsi" w:cstheme="minorBidi"/>
          <w:sz w:val="22"/>
          <w:szCs w:val="22"/>
          <w:lang w:val="en-US" w:eastAsia="en-US"/>
        </w:rPr>
      </w:pPr>
      <w:hyperlink w:anchor="_Toc78809118" w:history="1">
        <w:r w:rsidR="00B7675F" w:rsidRPr="004805E7">
          <w:rPr>
            <w:rStyle w:val="Hyperlink"/>
            <w:lang w:val="en-US"/>
          </w:rPr>
          <w:t>7.3.9.</w:t>
        </w:r>
        <w:r w:rsidR="00B7675F">
          <w:rPr>
            <w:rFonts w:asciiTheme="minorHAnsi" w:eastAsiaTheme="minorEastAsia" w:hAnsiTheme="minorHAnsi" w:cstheme="minorBidi"/>
            <w:sz w:val="22"/>
            <w:szCs w:val="22"/>
            <w:lang w:val="en-US" w:eastAsia="en-US"/>
          </w:rPr>
          <w:tab/>
        </w:r>
        <w:r w:rsidR="00B7675F" w:rsidRPr="004805E7">
          <w:rPr>
            <w:rStyle w:val="Hyperlink"/>
            <w:lang w:val="en-US"/>
          </w:rPr>
          <w:t>Temperature step test</w:t>
        </w:r>
        <w:r w:rsidR="00B7675F">
          <w:rPr>
            <w:webHidden/>
          </w:rPr>
          <w:tab/>
        </w:r>
        <w:r w:rsidR="00B7675F">
          <w:rPr>
            <w:webHidden/>
          </w:rPr>
          <w:fldChar w:fldCharType="begin"/>
        </w:r>
        <w:r w:rsidR="00B7675F">
          <w:rPr>
            <w:webHidden/>
          </w:rPr>
          <w:instrText xml:space="preserve"> PAGEREF _Toc78809118 \h </w:instrText>
        </w:r>
        <w:r w:rsidR="00B7675F">
          <w:rPr>
            <w:webHidden/>
          </w:rPr>
        </w:r>
        <w:r w:rsidR="00B7675F">
          <w:rPr>
            <w:webHidden/>
          </w:rPr>
          <w:fldChar w:fldCharType="separate"/>
        </w:r>
        <w:r w:rsidR="00FF28F7">
          <w:rPr>
            <w:webHidden/>
          </w:rPr>
          <w:t>25</w:t>
        </w:r>
        <w:r w:rsidR="00B7675F">
          <w:rPr>
            <w:webHidden/>
          </w:rPr>
          <w:fldChar w:fldCharType="end"/>
        </w:r>
      </w:hyperlink>
    </w:p>
    <w:p w14:paraId="019CD68D" w14:textId="73B4C0D8" w:rsidR="00B7675F" w:rsidRDefault="00B24C00">
      <w:pPr>
        <w:pStyle w:val="TOC2"/>
        <w:rPr>
          <w:rFonts w:asciiTheme="minorHAnsi" w:eastAsiaTheme="minorEastAsia" w:hAnsiTheme="minorHAnsi" w:cstheme="minorBidi"/>
          <w:sz w:val="22"/>
          <w:szCs w:val="22"/>
          <w:lang w:val="en-US" w:eastAsia="en-US"/>
        </w:rPr>
      </w:pPr>
      <w:hyperlink w:anchor="_Toc78809119" w:history="1">
        <w:r w:rsidR="00B7675F" w:rsidRPr="004805E7">
          <w:rPr>
            <w:rStyle w:val="Hyperlink"/>
            <w:lang w:val="en-US"/>
          </w:rPr>
          <w:t>7.4.</w:t>
        </w:r>
        <w:r w:rsidR="00B7675F">
          <w:rPr>
            <w:rFonts w:asciiTheme="minorHAnsi" w:eastAsiaTheme="minorEastAsia" w:hAnsiTheme="minorHAnsi" w:cstheme="minorBidi"/>
            <w:sz w:val="22"/>
            <w:szCs w:val="22"/>
            <w:lang w:val="en-US" w:eastAsia="en-US"/>
          </w:rPr>
          <w:tab/>
        </w:r>
        <w:r w:rsidR="00B7675F" w:rsidRPr="004805E7">
          <w:rPr>
            <w:rStyle w:val="Hyperlink"/>
            <w:lang w:val="en-US"/>
          </w:rPr>
          <w:t>Mechanical tests</w:t>
        </w:r>
        <w:r w:rsidR="00B7675F">
          <w:rPr>
            <w:webHidden/>
          </w:rPr>
          <w:tab/>
        </w:r>
        <w:r w:rsidR="00B7675F">
          <w:rPr>
            <w:webHidden/>
          </w:rPr>
          <w:fldChar w:fldCharType="begin"/>
        </w:r>
        <w:r w:rsidR="00B7675F">
          <w:rPr>
            <w:webHidden/>
          </w:rPr>
          <w:instrText xml:space="preserve"> PAGEREF _Toc78809119 \h </w:instrText>
        </w:r>
        <w:r w:rsidR="00B7675F">
          <w:rPr>
            <w:webHidden/>
          </w:rPr>
        </w:r>
        <w:r w:rsidR="00B7675F">
          <w:rPr>
            <w:webHidden/>
          </w:rPr>
          <w:fldChar w:fldCharType="separate"/>
        </w:r>
        <w:r w:rsidR="00FF28F7">
          <w:rPr>
            <w:webHidden/>
          </w:rPr>
          <w:t>25</w:t>
        </w:r>
        <w:r w:rsidR="00B7675F">
          <w:rPr>
            <w:webHidden/>
          </w:rPr>
          <w:fldChar w:fldCharType="end"/>
        </w:r>
      </w:hyperlink>
    </w:p>
    <w:p w14:paraId="78DF873B" w14:textId="3DBFA695" w:rsidR="00B7675F" w:rsidRDefault="00B24C00">
      <w:pPr>
        <w:pStyle w:val="TOC3"/>
        <w:rPr>
          <w:rFonts w:asciiTheme="minorHAnsi" w:eastAsiaTheme="minorEastAsia" w:hAnsiTheme="minorHAnsi" w:cstheme="minorBidi"/>
          <w:sz w:val="22"/>
          <w:szCs w:val="22"/>
          <w:lang w:val="en-US" w:eastAsia="en-US"/>
        </w:rPr>
      </w:pPr>
      <w:hyperlink w:anchor="_Toc78809120" w:history="1">
        <w:r w:rsidR="00B7675F" w:rsidRPr="004805E7">
          <w:rPr>
            <w:rStyle w:val="Hyperlink"/>
            <w:lang w:val="en-US"/>
          </w:rPr>
          <w:t>7.4.1.</w:t>
        </w:r>
        <w:r w:rsidR="00B7675F">
          <w:rPr>
            <w:rFonts w:asciiTheme="minorHAnsi" w:eastAsiaTheme="minorEastAsia" w:hAnsiTheme="minorHAnsi" w:cstheme="minorBidi"/>
            <w:sz w:val="22"/>
            <w:szCs w:val="22"/>
            <w:lang w:val="en-US" w:eastAsia="en-US"/>
          </w:rPr>
          <w:tab/>
        </w:r>
        <w:r w:rsidR="00B7675F" w:rsidRPr="004805E7">
          <w:rPr>
            <w:rStyle w:val="Hyperlink"/>
            <w:lang w:val="en-US"/>
          </w:rPr>
          <w:t>Resonance test</w:t>
        </w:r>
        <w:r w:rsidR="00B7675F">
          <w:rPr>
            <w:webHidden/>
          </w:rPr>
          <w:tab/>
        </w:r>
        <w:r w:rsidR="00B7675F">
          <w:rPr>
            <w:webHidden/>
          </w:rPr>
          <w:fldChar w:fldCharType="begin"/>
        </w:r>
        <w:r w:rsidR="00B7675F">
          <w:rPr>
            <w:webHidden/>
          </w:rPr>
          <w:instrText xml:space="preserve"> PAGEREF _Toc78809120 \h </w:instrText>
        </w:r>
        <w:r w:rsidR="00B7675F">
          <w:rPr>
            <w:webHidden/>
          </w:rPr>
        </w:r>
        <w:r w:rsidR="00B7675F">
          <w:rPr>
            <w:webHidden/>
          </w:rPr>
          <w:fldChar w:fldCharType="separate"/>
        </w:r>
        <w:r w:rsidR="00FF28F7">
          <w:rPr>
            <w:webHidden/>
          </w:rPr>
          <w:t>25</w:t>
        </w:r>
        <w:r w:rsidR="00B7675F">
          <w:rPr>
            <w:webHidden/>
          </w:rPr>
          <w:fldChar w:fldCharType="end"/>
        </w:r>
      </w:hyperlink>
    </w:p>
    <w:p w14:paraId="3253E27D" w14:textId="00E2BF76" w:rsidR="00B7675F" w:rsidRDefault="00B24C00">
      <w:pPr>
        <w:pStyle w:val="TOC3"/>
        <w:rPr>
          <w:rFonts w:asciiTheme="minorHAnsi" w:eastAsiaTheme="minorEastAsia" w:hAnsiTheme="minorHAnsi" w:cstheme="minorBidi"/>
          <w:sz w:val="22"/>
          <w:szCs w:val="22"/>
          <w:lang w:val="en-US" w:eastAsia="en-US"/>
        </w:rPr>
      </w:pPr>
      <w:hyperlink w:anchor="_Toc78809121" w:history="1">
        <w:r w:rsidR="00B7675F" w:rsidRPr="004805E7">
          <w:rPr>
            <w:rStyle w:val="Hyperlink"/>
            <w:lang w:val="en-US"/>
          </w:rPr>
          <w:t>7.4.2.</w:t>
        </w:r>
        <w:r w:rsidR="00B7675F">
          <w:rPr>
            <w:rFonts w:asciiTheme="minorHAnsi" w:eastAsiaTheme="minorEastAsia" w:hAnsiTheme="minorHAnsi" w:cstheme="minorBidi"/>
            <w:sz w:val="22"/>
            <w:szCs w:val="22"/>
            <w:lang w:val="en-US" w:eastAsia="en-US"/>
          </w:rPr>
          <w:tab/>
        </w:r>
        <w:r w:rsidR="00B7675F" w:rsidRPr="004805E7">
          <w:rPr>
            <w:rStyle w:val="Hyperlink"/>
          </w:rPr>
          <w:t>Random</w:t>
        </w:r>
        <w:r w:rsidR="00B7675F" w:rsidRPr="004805E7">
          <w:rPr>
            <w:rStyle w:val="Hyperlink"/>
            <w:lang w:val="en-US"/>
          </w:rPr>
          <w:t xml:space="preserve"> vibration test</w:t>
        </w:r>
        <w:r w:rsidR="00B7675F">
          <w:rPr>
            <w:webHidden/>
          </w:rPr>
          <w:tab/>
        </w:r>
        <w:r w:rsidR="00B7675F">
          <w:rPr>
            <w:webHidden/>
          </w:rPr>
          <w:fldChar w:fldCharType="begin"/>
        </w:r>
        <w:r w:rsidR="00B7675F">
          <w:rPr>
            <w:webHidden/>
          </w:rPr>
          <w:instrText xml:space="preserve"> PAGEREF _Toc78809121 \h </w:instrText>
        </w:r>
        <w:r w:rsidR="00B7675F">
          <w:rPr>
            <w:webHidden/>
          </w:rPr>
        </w:r>
        <w:r w:rsidR="00B7675F">
          <w:rPr>
            <w:webHidden/>
          </w:rPr>
          <w:fldChar w:fldCharType="separate"/>
        </w:r>
        <w:r w:rsidR="00FF28F7">
          <w:rPr>
            <w:webHidden/>
          </w:rPr>
          <w:t>26</w:t>
        </w:r>
        <w:r w:rsidR="00B7675F">
          <w:rPr>
            <w:webHidden/>
          </w:rPr>
          <w:fldChar w:fldCharType="end"/>
        </w:r>
      </w:hyperlink>
    </w:p>
    <w:p w14:paraId="5724A4C2" w14:textId="12C306BF" w:rsidR="00B7675F" w:rsidRDefault="00B24C00">
      <w:pPr>
        <w:pStyle w:val="TOC3"/>
        <w:rPr>
          <w:rFonts w:asciiTheme="minorHAnsi" w:eastAsiaTheme="minorEastAsia" w:hAnsiTheme="minorHAnsi" w:cstheme="minorBidi"/>
          <w:sz w:val="22"/>
          <w:szCs w:val="22"/>
          <w:lang w:val="en-US" w:eastAsia="en-US"/>
        </w:rPr>
      </w:pPr>
      <w:hyperlink w:anchor="_Toc78809122" w:history="1">
        <w:r w:rsidR="00B7675F" w:rsidRPr="004805E7">
          <w:rPr>
            <w:rStyle w:val="Hyperlink"/>
            <w:lang w:val="en-US"/>
          </w:rPr>
          <w:t>7.4.3.</w:t>
        </w:r>
        <w:r w:rsidR="00B7675F">
          <w:rPr>
            <w:rFonts w:asciiTheme="minorHAnsi" w:eastAsiaTheme="minorEastAsia" w:hAnsiTheme="minorHAnsi" w:cstheme="minorBidi"/>
            <w:sz w:val="22"/>
            <w:szCs w:val="22"/>
            <w:lang w:val="en-US" w:eastAsia="en-US"/>
          </w:rPr>
          <w:tab/>
        </w:r>
        <w:r w:rsidR="00B7675F" w:rsidRPr="004805E7">
          <w:rPr>
            <w:rStyle w:val="Hyperlink"/>
          </w:rPr>
          <w:t>Sinus</w:t>
        </w:r>
        <w:r w:rsidR="00B7675F" w:rsidRPr="004805E7">
          <w:rPr>
            <w:rStyle w:val="Hyperlink"/>
            <w:lang w:val="en-US"/>
          </w:rPr>
          <w:t xml:space="preserve"> vibration test</w:t>
        </w:r>
        <w:r w:rsidR="00B7675F">
          <w:rPr>
            <w:webHidden/>
          </w:rPr>
          <w:tab/>
        </w:r>
        <w:r w:rsidR="00B7675F">
          <w:rPr>
            <w:webHidden/>
          </w:rPr>
          <w:fldChar w:fldCharType="begin"/>
        </w:r>
        <w:r w:rsidR="00B7675F">
          <w:rPr>
            <w:webHidden/>
          </w:rPr>
          <w:instrText xml:space="preserve"> PAGEREF _Toc78809122 \h </w:instrText>
        </w:r>
        <w:r w:rsidR="00B7675F">
          <w:rPr>
            <w:webHidden/>
          </w:rPr>
        </w:r>
        <w:r w:rsidR="00B7675F">
          <w:rPr>
            <w:webHidden/>
          </w:rPr>
          <w:fldChar w:fldCharType="separate"/>
        </w:r>
        <w:r w:rsidR="00FF28F7">
          <w:rPr>
            <w:webHidden/>
          </w:rPr>
          <w:t>26</w:t>
        </w:r>
        <w:r w:rsidR="00B7675F">
          <w:rPr>
            <w:webHidden/>
          </w:rPr>
          <w:fldChar w:fldCharType="end"/>
        </w:r>
      </w:hyperlink>
    </w:p>
    <w:p w14:paraId="33D18E07" w14:textId="4E3EE51F" w:rsidR="00B7675F" w:rsidRDefault="00B24C00">
      <w:pPr>
        <w:pStyle w:val="TOC3"/>
        <w:rPr>
          <w:rFonts w:asciiTheme="minorHAnsi" w:eastAsiaTheme="minorEastAsia" w:hAnsiTheme="minorHAnsi" w:cstheme="minorBidi"/>
          <w:sz w:val="22"/>
          <w:szCs w:val="22"/>
          <w:lang w:val="en-US" w:eastAsia="en-US"/>
        </w:rPr>
      </w:pPr>
      <w:hyperlink w:anchor="_Toc78809123" w:history="1">
        <w:r w:rsidR="00B7675F" w:rsidRPr="004805E7">
          <w:rPr>
            <w:rStyle w:val="Hyperlink"/>
            <w:lang w:val="en-US"/>
          </w:rPr>
          <w:t>7.4.4.</w:t>
        </w:r>
        <w:r w:rsidR="00B7675F">
          <w:rPr>
            <w:rFonts w:asciiTheme="minorHAnsi" w:eastAsiaTheme="minorEastAsia" w:hAnsiTheme="minorHAnsi" w:cstheme="minorBidi"/>
            <w:sz w:val="22"/>
            <w:szCs w:val="22"/>
            <w:lang w:val="en-US" w:eastAsia="en-US"/>
          </w:rPr>
          <w:tab/>
        </w:r>
        <w:r w:rsidR="00B7675F" w:rsidRPr="004805E7">
          <w:rPr>
            <w:rStyle w:val="Hyperlink"/>
            <w:lang w:val="en-US"/>
          </w:rPr>
          <w:t>Shock test</w:t>
        </w:r>
        <w:r w:rsidR="00B7675F">
          <w:rPr>
            <w:webHidden/>
          </w:rPr>
          <w:tab/>
        </w:r>
        <w:r w:rsidR="00B7675F">
          <w:rPr>
            <w:webHidden/>
          </w:rPr>
          <w:fldChar w:fldCharType="begin"/>
        </w:r>
        <w:r w:rsidR="00B7675F">
          <w:rPr>
            <w:webHidden/>
          </w:rPr>
          <w:instrText xml:space="preserve"> PAGEREF _Toc78809123 \h </w:instrText>
        </w:r>
        <w:r w:rsidR="00B7675F">
          <w:rPr>
            <w:webHidden/>
          </w:rPr>
        </w:r>
        <w:r w:rsidR="00B7675F">
          <w:rPr>
            <w:webHidden/>
          </w:rPr>
          <w:fldChar w:fldCharType="separate"/>
        </w:r>
        <w:r w:rsidR="00FF28F7">
          <w:rPr>
            <w:webHidden/>
          </w:rPr>
          <w:t>26</w:t>
        </w:r>
        <w:r w:rsidR="00B7675F">
          <w:rPr>
            <w:webHidden/>
          </w:rPr>
          <w:fldChar w:fldCharType="end"/>
        </w:r>
      </w:hyperlink>
    </w:p>
    <w:p w14:paraId="09427D6F" w14:textId="43DAFA0E" w:rsidR="00B7675F" w:rsidRDefault="00B24C00">
      <w:pPr>
        <w:pStyle w:val="TOC3"/>
        <w:rPr>
          <w:rFonts w:asciiTheme="minorHAnsi" w:eastAsiaTheme="minorEastAsia" w:hAnsiTheme="minorHAnsi" w:cstheme="minorBidi"/>
          <w:sz w:val="22"/>
          <w:szCs w:val="22"/>
          <w:lang w:val="en-US" w:eastAsia="en-US"/>
        </w:rPr>
      </w:pPr>
      <w:hyperlink w:anchor="_Toc78809124" w:history="1">
        <w:r w:rsidR="00B7675F" w:rsidRPr="004805E7">
          <w:rPr>
            <w:rStyle w:val="Hyperlink"/>
            <w:lang w:val="en-US"/>
          </w:rPr>
          <w:t>7.4.5.</w:t>
        </w:r>
        <w:r w:rsidR="00B7675F">
          <w:rPr>
            <w:rFonts w:asciiTheme="minorHAnsi" w:eastAsiaTheme="minorEastAsia" w:hAnsiTheme="minorHAnsi" w:cstheme="minorBidi"/>
            <w:sz w:val="22"/>
            <w:szCs w:val="22"/>
            <w:lang w:val="en-US" w:eastAsia="en-US"/>
          </w:rPr>
          <w:tab/>
        </w:r>
        <w:r w:rsidR="00B7675F" w:rsidRPr="004805E7">
          <w:rPr>
            <w:rStyle w:val="Hyperlink"/>
          </w:rPr>
          <w:t>Drop</w:t>
        </w:r>
        <w:r w:rsidR="00B7675F" w:rsidRPr="004805E7">
          <w:rPr>
            <w:rStyle w:val="Hyperlink"/>
            <w:lang w:val="en-US"/>
          </w:rPr>
          <w:t xml:space="preserve"> test/ Mechanical Shock</w:t>
        </w:r>
        <w:r w:rsidR="00B7675F">
          <w:rPr>
            <w:webHidden/>
          </w:rPr>
          <w:tab/>
        </w:r>
        <w:r w:rsidR="00B7675F">
          <w:rPr>
            <w:webHidden/>
          </w:rPr>
          <w:fldChar w:fldCharType="begin"/>
        </w:r>
        <w:r w:rsidR="00B7675F">
          <w:rPr>
            <w:webHidden/>
          </w:rPr>
          <w:instrText xml:space="preserve"> PAGEREF _Toc78809124 \h </w:instrText>
        </w:r>
        <w:r w:rsidR="00B7675F">
          <w:rPr>
            <w:webHidden/>
          </w:rPr>
        </w:r>
        <w:r w:rsidR="00B7675F">
          <w:rPr>
            <w:webHidden/>
          </w:rPr>
          <w:fldChar w:fldCharType="separate"/>
        </w:r>
        <w:r w:rsidR="00FF28F7">
          <w:rPr>
            <w:webHidden/>
          </w:rPr>
          <w:t>27</w:t>
        </w:r>
        <w:r w:rsidR="00B7675F">
          <w:rPr>
            <w:webHidden/>
          </w:rPr>
          <w:fldChar w:fldCharType="end"/>
        </w:r>
      </w:hyperlink>
    </w:p>
    <w:p w14:paraId="56D2CB76" w14:textId="1FD6A097" w:rsidR="00B7675F" w:rsidRDefault="00B24C00">
      <w:pPr>
        <w:pStyle w:val="TOC3"/>
        <w:rPr>
          <w:rFonts w:asciiTheme="minorHAnsi" w:eastAsiaTheme="minorEastAsia" w:hAnsiTheme="minorHAnsi" w:cstheme="minorBidi"/>
          <w:sz w:val="22"/>
          <w:szCs w:val="22"/>
          <w:lang w:val="en-US" w:eastAsia="en-US"/>
        </w:rPr>
      </w:pPr>
      <w:hyperlink w:anchor="_Toc78809125" w:history="1">
        <w:r w:rsidR="00B7675F" w:rsidRPr="004805E7">
          <w:rPr>
            <w:rStyle w:val="Hyperlink"/>
            <w:lang w:val="en-US"/>
          </w:rPr>
          <w:t>7.4.6.</w:t>
        </w:r>
        <w:r w:rsidR="00B7675F">
          <w:rPr>
            <w:rFonts w:asciiTheme="minorHAnsi" w:eastAsiaTheme="minorEastAsia" w:hAnsiTheme="minorHAnsi" w:cstheme="minorBidi"/>
            <w:sz w:val="22"/>
            <w:szCs w:val="22"/>
            <w:lang w:val="en-US" w:eastAsia="en-US"/>
          </w:rPr>
          <w:tab/>
        </w:r>
        <w:r w:rsidR="00B7675F" w:rsidRPr="004805E7">
          <w:rPr>
            <w:rStyle w:val="Hyperlink"/>
            <w:lang w:val="en-US"/>
          </w:rPr>
          <w:t>Accelerated Lifetime</w:t>
        </w:r>
        <w:r w:rsidR="00B7675F">
          <w:rPr>
            <w:webHidden/>
          </w:rPr>
          <w:tab/>
        </w:r>
        <w:r w:rsidR="00B7675F">
          <w:rPr>
            <w:webHidden/>
          </w:rPr>
          <w:fldChar w:fldCharType="begin"/>
        </w:r>
        <w:r w:rsidR="00B7675F">
          <w:rPr>
            <w:webHidden/>
          </w:rPr>
          <w:instrText xml:space="preserve"> PAGEREF _Toc78809125 \h </w:instrText>
        </w:r>
        <w:r w:rsidR="00B7675F">
          <w:rPr>
            <w:webHidden/>
          </w:rPr>
        </w:r>
        <w:r w:rsidR="00B7675F">
          <w:rPr>
            <w:webHidden/>
          </w:rPr>
          <w:fldChar w:fldCharType="separate"/>
        </w:r>
        <w:r w:rsidR="00FF28F7">
          <w:rPr>
            <w:webHidden/>
          </w:rPr>
          <w:t>27</w:t>
        </w:r>
        <w:r w:rsidR="00B7675F">
          <w:rPr>
            <w:webHidden/>
          </w:rPr>
          <w:fldChar w:fldCharType="end"/>
        </w:r>
      </w:hyperlink>
    </w:p>
    <w:p w14:paraId="6FD45A49" w14:textId="0B1E7AA1" w:rsidR="00B7675F" w:rsidRDefault="00B24C00">
      <w:pPr>
        <w:pStyle w:val="TOC3"/>
        <w:rPr>
          <w:rFonts w:asciiTheme="minorHAnsi" w:eastAsiaTheme="minorEastAsia" w:hAnsiTheme="minorHAnsi" w:cstheme="minorBidi"/>
          <w:sz w:val="22"/>
          <w:szCs w:val="22"/>
          <w:lang w:val="en-US" w:eastAsia="en-US"/>
        </w:rPr>
      </w:pPr>
      <w:hyperlink w:anchor="_Toc78809126" w:history="1">
        <w:r w:rsidR="00B7675F" w:rsidRPr="004805E7">
          <w:rPr>
            <w:rStyle w:val="Hyperlink"/>
            <w:lang w:val="en-US"/>
          </w:rPr>
          <w:t>7.4.7.</w:t>
        </w:r>
        <w:r w:rsidR="00B7675F">
          <w:rPr>
            <w:rFonts w:asciiTheme="minorHAnsi" w:eastAsiaTheme="minorEastAsia" w:hAnsiTheme="minorHAnsi" w:cstheme="minorBidi"/>
            <w:sz w:val="22"/>
            <w:szCs w:val="22"/>
            <w:lang w:val="en-US" w:eastAsia="en-US"/>
          </w:rPr>
          <w:tab/>
        </w:r>
        <w:r w:rsidR="00B7675F" w:rsidRPr="004805E7">
          <w:rPr>
            <w:rStyle w:val="Hyperlink"/>
            <w:lang w:val="en-US"/>
          </w:rPr>
          <w:t>Degree of protection</w:t>
        </w:r>
        <w:r w:rsidR="00B7675F">
          <w:rPr>
            <w:webHidden/>
          </w:rPr>
          <w:tab/>
        </w:r>
        <w:r w:rsidR="00B7675F">
          <w:rPr>
            <w:webHidden/>
          </w:rPr>
          <w:fldChar w:fldCharType="begin"/>
        </w:r>
        <w:r w:rsidR="00B7675F">
          <w:rPr>
            <w:webHidden/>
          </w:rPr>
          <w:instrText xml:space="preserve"> PAGEREF _Toc78809126 \h </w:instrText>
        </w:r>
        <w:r w:rsidR="00B7675F">
          <w:rPr>
            <w:webHidden/>
          </w:rPr>
        </w:r>
        <w:r w:rsidR="00B7675F">
          <w:rPr>
            <w:webHidden/>
          </w:rPr>
          <w:fldChar w:fldCharType="separate"/>
        </w:r>
        <w:r w:rsidR="00FF28F7">
          <w:rPr>
            <w:webHidden/>
          </w:rPr>
          <w:t>28</w:t>
        </w:r>
        <w:r w:rsidR="00B7675F">
          <w:rPr>
            <w:webHidden/>
          </w:rPr>
          <w:fldChar w:fldCharType="end"/>
        </w:r>
      </w:hyperlink>
    </w:p>
    <w:p w14:paraId="40989C5A" w14:textId="308DDEC6" w:rsidR="00B7675F" w:rsidRDefault="00B24C00">
      <w:pPr>
        <w:pStyle w:val="TOC3"/>
        <w:rPr>
          <w:rFonts w:asciiTheme="minorHAnsi" w:eastAsiaTheme="minorEastAsia" w:hAnsiTheme="minorHAnsi" w:cstheme="minorBidi"/>
          <w:sz w:val="22"/>
          <w:szCs w:val="22"/>
          <w:lang w:val="en-US" w:eastAsia="en-US"/>
        </w:rPr>
      </w:pPr>
      <w:hyperlink w:anchor="_Toc78809127" w:history="1">
        <w:r w:rsidR="00B7675F" w:rsidRPr="004805E7">
          <w:rPr>
            <w:rStyle w:val="Hyperlink"/>
            <w:lang w:val="en-US"/>
          </w:rPr>
          <w:t>7.4.8.</w:t>
        </w:r>
        <w:r w:rsidR="00B7675F">
          <w:rPr>
            <w:rFonts w:asciiTheme="minorHAnsi" w:eastAsiaTheme="minorEastAsia" w:hAnsiTheme="minorHAnsi" w:cstheme="minorBidi"/>
            <w:sz w:val="22"/>
            <w:szCs w:val="22"/>
            <w:lang w:val="en-US" w:eastAsia="en-US"/>
          </w:rPr>
          <w:tab/>
        </w:r>
        <w:r w:rsidR="00B7675F" w:rsidRPr="004805E7">
          <w:rPr>
            <w:rStyle w:val="Hyperlink"/>
            <w:lang w:val="en-US"/>
          </w:rPr>
          <w:t>Chemical resistance</w:t>
        </w:r>
        <w:r w:rsidR="00B7675F">
          <w:rPr>
            <w:webHidden/>
          </w:rPr>
          <w:tab/>
        </w:r>
        <w:r w:rsidR="00B7675F">
          <w:rPr>
            <w:webHidden/>
          </w:rPr>
          <w:fldChar w:fldCharType="begin"/>
        </w:r>
        <w:r w:rsidR="00B7675F">
          <w:rPr>
            <w:webHidden/>
          </w:rPr>
          <w:instrText xml:space="preserve"> PAGEREF _Toc78809127 \h </w:instrText>
        </w:r>
        <w:r w:rsidR="00B7675F">
          <w:rPr>
            <w:webHidden/>
          </w:rPr>
        </w:r>
        <w:r w:rsidR="00B7675F">
          <w:rPr>
            <w:webHidden/>
          </w:rPr>
          <w:fldChar w:fldCharType="separate"/>
        </w:r>
        <w:r w:rsidR="00FF28F7">
          <w:rPr>
            <w:webHidden/>
          </w:rPr>
          <w:t>28</w:t>
        </w:r>
        <w:r w:rsidR="00B7675F">
          <w:rPr>
            <w:webHidden/>
          </w:rPr>
          <w:fldChar w:fldCharType="end"/>
        </w:r>
      </w:hyperlink>
    </w:p>
    <w:p w14:paraId="39B31006" w14:textId="45A16D63" w:rsidR="00B7675F" w:rsidRDefault="00B24C00">
      <w:pPr>
        <w:pStyle w:val="TOC3"/>
        <w:rPr>
          <w:rFonts w:asciiTheme="minorHAnsi" w:eastAsiaTheme="minorEastAsia" w:hAnsiTheme="minorHAnsi" w:cstheme="minorBidi"/>
          <w:sz w:val="22"/>
          <w:szCs w:val="22"/>
          <w:lang w:val="en-US" w:eastAsia="en-US"/>
        </w:rPr>
      </w:pPr>
      <w:hyperlink w:anchor="_Toc78809128" w:history="1">
        <w:r w:rsidR="00B7675F" w:rsidRPr="004805E7">
          <w:rPr>
            <w:rStyle w:val="Hyperlink"/>
            <w:lang w:val="en-US"/>
          </w:rPr>
          <w:t>7.4.9.</w:t>
        </w:r>
        <w:r w:rsidR="00B7675F">
          <w:rPr>
            <w:rFonts w:asciiTheme="minorHAnsi" w:eastAsiaTheme="minorEastAsia" w:hAnsiTheme="minorHAnsi" w:cstheme="minorBidi"/>
            <w:sz w:val="22"/>
            <w:szCs w:val="22"/>
            <w:lang w:val="en-US" w:eastAsia="en-US"/>
          </w:rPr>
          <w:tab/>
        </w:r>
        <w:r w:rsidR="00B7675F" w:rsidRPr="004805E7">
          <w:rPr>
            <w:rStyle w:val="Hyperlink"/>
            <w:lang w:val="en-US"/>
          </w:rPr>
          <w:t>Fire resistance test</w:t>
        </w:r>
        <w:r w:rsidR="00B7675F">
          <w:rPr>
            <w:webHidden/>
          </w:rPr>
          <w:tab/>
        </w:r>
        <w:r w:rsidR="00B7675F">
          <w:rPr>
            <w:webHidden/>
          </w:rPr>
          <w:fldChar w:fldCharType="begin"/>
        </w:r>
        <w:r w:rsidR="00B7675F">
          <w:rPr>
            <w:webHidden/>
          </w:rPr>
          <w:instrText xml:space="preserve"> PAGEREF _Toc78809128 \h </w:instrText>
        </w:r>
        <w:r w:rsidR="00B7675F">
          <w:rPr>
            <w:webHidden/>
          </w:rPr>
        </w:r>
        <w:r w:rsidR="00B7675F">
          <w:rPr>
            <w:webHidden/>
          </w:rPr>
          <w:fldChar w:fldCharType="separate"/>
        </w:r>
        <w:r w:rsidR="00FF28F7">
          <w:rPr>
            <w:webHidden/>
          </w:rPr>
          <w:t>28</w:t>
        </w:r>
        <w:r w:rsidR="00B7675F">
          <w:rPr>
            <w:webHidden/>
          </w:rPr>
          <w:fldChar w:fldCharType="end"/>
        </w:r>
      </w:hyperlink>
    </w:p>
    <w:p w14:paraId="257A7C2A" w14:textId="3DAAEA27" w:rsidR="00B7675F" w:rsidRDefault="00B24C00">
      <w:pPr>
        <w:pStyle w:val="TOC3"/>
        <w:rPr>
          <w:rFonts w:asciiTheme="minorHAnsi" w:eastAsiaTheme="minorEastAsia" w:hAnsiTheme="minorHAnsi" w:cstheme="minorBidi"/>
          <w:sz w:val="22"/>
          <w:szCs w:val="22"/>
          <w:lang w:val="en-US" w:eastAsia="en-US"/>
        </w:rPr>
      </w:pPr>
      <w:hyperlink w:anchor="_Toc78809129" w:history="1">
        <w:r w:rsidR="00B7675F" w:rsidRPr="004805E7">
          <w:rPr>
            <w:rStyle w:val="Hyperlink"/>
            <w:lang w:val="en-US"/>
          </w:rPr>
          <w:t>7.4.10.</w:t>
        </w:r>
        <w:r w:rsidR="00B7675F">
          <w:rPr>
            <w:rFonts w:asciiTheme="minorHAnsi" w:eastAsiaTheme="minorEastAsia" w:hAnsiTheme="minorHAnsi" w:cstheme="minorBidi"/>
            <w:sz w:val="22"/>
            <w:szCs w:val="22"/>
            <w:lang w:val="en-US" w:eastAsia="en-US"/>
          </w:rPr>
          <w:tab/>
        </w:r>
        <w:r w:rsidR="00B7675F" w:rsidRPr="004805E7">
          <w:rPr>
            <w:rStyle w:val="Hyperlink"/>
            <w:lang w:val="en-US"/>
          </w:rPr>
          <w:t>Screw and service test</w:t>
        </w:r>
        <w:r w:rsidR="00B7675F">
          <w:rPr>
            <w:webHidden/>
          </w:rPr>
          <w:tab/>
        </w:r>
        <w:r w:rsidR="00B7675F">
          <w:rPr>
            <w:webHidden/>
          </w:rPr>
          <w:fldChar w:fldCharType="begin"/>
        </w:r>
        <w:r w:rsidR="00B7675F">
          <w:rPr>
            <w:webHidden/>
          </w:rPr>
          <w:instrText xml:space="preserve"> PAGEREF _Toc78809129 \h </w:instrText>
        </w:r>
        <w:r w:rsidR="00B7675F">
          <w:rPr>
            <w:webHidden/>
          </w:rPr>
        </w:r>
        <w:r w:rsidR="00B7675F">
          <w:rPr>
            <w:webHidden/>
          </w:rPr>
          <w:fldChar w:fldCharType="separate"/>
        </w:r>
        <w:r w:rsidR="00FF28F7">
          <w:rPr>
            <w:webHidden/>
          </w:rPr>
          <w:t>28</w:t>
        </w:r>
        <w:r w:rsidR="00B7675F">
          <w:rPr>
            <w:webHidden/>
          </w:rPr>
          <w:fldChar w:fldCharType="end"/>
        </w:r>
      </w:hyperlink>
    </w:p>
    <w:p w14:paraId="66FA23C2" w14:textId="67965E21" w:rsidR="00B7675F" w:rsidRDefault="00B24C00">
      <w:pPr>
        <w:pStyle w:val="TOC2"/>
        <w:rPr>
          <w:rFonts w:asciiTheme="minorHAnsi" w:eastAsiaTheme="minorEastAsia" w:hAnsiTheme="minorHAnsi" w:cstheme="minorBidi"/>
          <w:sz w:val="22"/>
          <w:szCs w:val="22"/>
          <w:lang w:val="en-US" w:eastAsia="en-US"/>
        </w:rPr>
      </w:pPr>
      <w:hyperlink w:anchor="_Toc78809130" w:history="1">
        <w:r w:rsidR="00B7675F" w:rsidRPr="004805E7">
          <w:rPr>
            <w:rStyle w:val="Hyperlink"/>
            <w:lang w:val="en-US"/>
          </w:rPr>
          <w:t>7.5.</w:t>
        </w:r>
        <w:r w:rsidR="00B7675F">
          <w:rPr>
            <w:rFonts w:asciiTheme="minorHAnsi" w:eastAsiaTheme="minorEastAsia" w:hAnsiTheme="minorHAnsi" w:cstheme="minorBidi"/>
            <w:sz w:val="22"/>
            <w:szCs w:val="22"/>
            <w:lang w:val="en-US" w:eastAsia="en-US"/>
          </w:rPr>
          <w:tab/>
        </w:r>
        <w:r w:rsidR="00B7675F" w:rsidRPr="004805E7">
          <w:rPr>
            <w:rStyle w:val="Hyperlink"/>
            <w:lang w:val="en-US"/>
          </w:rPr>
          <w:t>Endurance test</w:t>
        </w:r>
        <w:r w:rsidR="00B7675F">
          <w:rPr>
            <w:webHidden/>
          </w:rPr>
          <w:tab/>
        </w:r>
        <w:r w:rsidR="00B7675F">
          <w:rPr>
            <w:webHidden/>
          </w:rPr>
          <w:fldChar w:fldCharType="begin"/>
        </w:r>
        <w:r w:rsidR="00B7675F">
          <w:rPr>
            <w:webHidden/>
          </w:rPr>
          <w:instrText xml:space="preserve"> PAGEREF _Toc78809130 \h </w:instrText>
        </w:r>
        <w:r w:rsidR="00B7675F">
          <w:rPr>
            <w:webHidden/>
          </w:rPr>
        </w:r>
        <w:r w:rsidR="00B7675F">
          <w:rPr>
            <w:webHidden/>
          </w:rPr>
          <w:fldChar w:fldCharType="separate"/>
        </w:r>
        <w:r w:rsidR="00FF28F7">
          <w:rPr>
            <w:webHidden/>
          </w:rPr>
          <w:t>28</w:t>
        </w:r>
        <w:r w:rsidR="00B7675F">
          <w:rPr>
            <w:webHidden/>
          </w:rPr>
          <w:fldChar w:fldCharType="end"/>
        </w:r>
      </w:hyperlink>
    </w:p>
    <w:p w14:paraId="253AB4C7" w14:textId="11C7A655" w:rsidR="00B7675F" w:rsidRDefault="00B24C00">
      <w:pPr>
        <w:pStyle w:val="TOC2"/>
        <w:rPr>
          <w:rFonts w:asciiTheme="minorHAnsi" w:eastAsiaTheme="minorEastAsia" w:hAnsiTheme="minorHAnsi" w:cstheme="minorBidi"/>
          <w:sz w:val="22"/>
          <w:szCs w:val="22"/>
          <w:lang w:val="en-US" w:eastAsia="en-US"/>
        </w:rPr>
      </w:pPr>
      <w:hyperlink w:anchor="_Toc78809131" w:history="1">
        <w:r w:rsidR="00B7675F" w:rsidRPr="004805E7">
          <w:rPr>
            <w:rStyle w:val="Hyperlink"/>
            <w:lang w:val="en-US"/>
          </w:rPr>
          <w:t>7.6.</w:t>
        </w:r>
        <w:r w:rsidR="00B7675F">
          <w:rPr>
            <w:rFonts w:asciiTheme="minorHAnsi" w:eastAsiaTheme="minorEastAsia" w:hAnsiTheme="minorHAnsi" w:cstheme="minorBidi"/>
            <w:sz w:val="22"/>
            <w:szCs w:val="22"/>
            <w:lang w:val="en-US" w:eastAsia="en-US"/>
          </w:rPr>
          <w:tab/>
        </w:r>
        <w:r w:rsidR="00B7675F" w:rsidRPr="004805E7">
          <w:rPr>
            <w:rStyle w:val="Hyperlink"/>
            <w:lang w:val="en-US"/>
          </w:rPr>
          <w:t>Electrical Loads</w:t>
        </w:r>
        <w:r w:rsidR="00B7675F">
          <w:rPr>
            <w:webHidden/>
          </w:rPr>
          <w:tab/>
        </w:r>
        <w:r w:rsidR="00B7675F">
          <w:rPr>
            <w:webHidden/>
          </w:rPr>
          <w:fldChar w:fldCharType="begin"/>
        </w:r>
        <w:r w:rsidR="00B7675F">
          <w:rPr>
            <w:webHidden/>
          </w:rPr>
          <w:instrText xml:space="preserve"> PAGEREF _Toc78809131 \h </w:instrText>
        </w:r>
        <w:r w:rsidR="00B7675F">
          <w:rPr>
            <w:webHidden/>
          </w:rPr>
        </w:r>
        <w:r w:rsidR="00B7675F">
          <w:rPr>
            <w:webHidden/>
          </w:rPr>
          <w:fldChar w:fldCharType="separate"/>
        </w:r>
        <w:r w:rsidR="00FF28F7">
          <w:rPr>
            <w:webHidden/>
          </w:rPr>
          <w:t>28</w:t>
        </w:r>
        <w:r w:rsidR="00B7675F">
          <w:rPr>
            <w:webHidden/>
          </w:rPr>
          <w:fldChar w:fldCharType="end"/>
        </w:r>
      </w:hyperlink>
    </w:p>
    <w:p w14:paraId="5835EDF7" w14:textId="72BFB2C4" w:rsidR="00B7675F" w:rsidRDefault="00B24C00">
      <w:pPr>
        <w:pStyle w:val="TOC3"/>
        <w:rPr>
          <w:rFonts w:asciiTheme="minorHAnsi" w:eastAsiaTheme="minorEastAsia" w:hAnsiTheme="minorHAnsi" w:cstheme="minorBidi"/>
          <w:sz w:val="22"/>
          <w:szCs w:val="22"/>
          <w:lang w:val="en-US" w:eastAsia="en-US"/>
        </w:rPr>
      </w:pPr>
      <w:hyperlink w:anchor="_Toc78809132" w:history="1">
        <w:r w:rsidR="00B7675F" w:rsidRPr="004805E7">
          <w:rPr>
            <w:rStyle w:val="Hyperlink"/>
            <w:lang w:val="en-US"/>
          </w:rPr>
          <w:t>7.6.1.</w:t>
        </w:r>
        <w:r w:rsidR="00B7675F">
          <w:rPr>
            <w:rFonts w:asciiTheme="minorHAnsi" w:eastAsiaTheme="minorEastAsia" w:hAnsiTheme="minorHAnsi" w:cstheme="minorBidi"/>
            <w:sz w:val="22"/>
            <w:szCs w:val="22"/>
            <w:lang w:val="en-US" w:eastAsia="en-US"/>
          </w:rPr>
          <w:tab/>
        </w:r>
        <w:r w:rsidR="00B7675F" w:rsidRPr="004805E7">
          <w:rPr>
            <w:rStyle w:val="Hyperlink"/>
            <w:lang w:val="en-US"/>
          </w:rPr>
          <w:t>Disturbances by conduction and coupling</w:t>
        </w:r>
        <w:r w:rsidR="00B7675F">
          <w:rPr>
            <w:webHidden/>
          </w:rPr>
          <w:tab/>
        </w:r>
        <w:r w:rsidR="00B7675F">
          <w:rPr>
            <w:webHidden/>
          </w:rPr>
          <w:fldChar w:fldCharType="begin"/>
        </w:r>
        <w:r w:rsidR="00B7675F">
          <w:rPr>
            <w:webHidden/>
          </w:rPr>
          <w:instrText xml:space="preserve"> PAGEREF _Toc78809132 \h </w:instrText>
        </w:r>
        <w:r w:rsidR="00B7675F">
          <w:rPr>
            <w:webHidden/>
          </w:rPr>
        </w:r>
        <w:r w:rsidR="00B7675F">
          <w:rPr>
            <w:webHidden/>
          </w:rPr>
          <w:fldChar w:fldCharType="separate"/>
        </w:r>
        <w:r w:rsidR="00FF28F7">
          <w:rPr>
            <w:webHidden/>
          </w:rPr>
          <w:t>28</w:t>
        </w:r>
        <w:r w:rsidR="00B7675F">
          <w:rPr>
            <w:webHidden/>
          </w:rPr>
          <w:fldChar w:fldCharType="end"/>
        </w:r>
      </w:hyperlink>
    </w:p>
    <w:p w14:paraId="27F6F4FF" w14:textId="2F59DA2F" w:rsidR="00B7675F" w:rsidRDefault="00B24C00">
      <w:pPr>
        <w:pStyle w:val="TOC3"/>
        <w:rPr>
          <w:rFonts w:asciiTheme="minorHAnsi" w:eastAsiaTheme="minorEastAsia" w:hAnsiTheme="minorHAnsi" w:cstheme="minorBidi"/>
          <w:sz w:val="22"/>
          <w:szCs w:val="22"/>
          <w:lang w:val="en-US" w:eastAsia="en-US"/>
        </w:rPr>
      </w:pPr>
      <w:hyperlink w:anchor="_Toc78809133" w:history="1">
        <w:r w:rsidR="00B7675F" w:rsidRPr="004805E7">
          <w:rPr>
            <w:rStyle w:val="Hyperlink"/>
            <w:lang w:val="en-US"/>
          </w:rPr>
          <w:t>7.6.2.</w:t>
        </w:r>
        <w:r w:rsidR="00B7675F">
          <w:rPr>
            <w:rFonts w:asciiTheme="minorHAnsi" w:eastAsiaTheme="minorEastAsia" w:hAnsiTheme="minorHAnsi" w:cstheme="minorBidi"/>
            <w:sz w:val="22"/>
            <w:szCs w:val="22"/>
            <w:lang w:val="en-US" w:eastAsia="en-US"/>
          </w:rPr>
          <w:tab/>
        </w:r>
        <w:r w:rsidR="00B7675F" w:rsidRPr="004805E7">
          <w:rPr>
            <w:rStyle w:val="Hyperlink"/>
            <w:lang w:val="en-US"/>
          </w:rPr>
          <w:t>Overvoltage</w:t>
        </w:r>
        <w:r w:rsidR="00B7675F">
          <w:rPr>
            <w:webHidden/>
          </w:rPr>
          <w:tab/>
        </w:r>
        <w:r w:rsidR="00B7675F">
          <w:rPr>
            <w:webHidden/>
          </w:rPr>
          <w:fldChar w:fldCharType="begin"/>
        </w:r>
        <w:r w:rsidR="00B7675F">
          <w:rPr>
            <w:webHidden/>
          </w:rPr>
          <w:instrText xml:space="preserve"> PAGEREF _Toc78809133 \h </w:instrText>
        </w:r>
        <w:r w:rsidR="00B7675F">
          <w:rPr>
            <w:webHidden/>
          </w:rPr>
        </w:r>
        <w:r w:rsidR="00B7675F">
          <w:rPr>
            <w:webHidden/>
          </w:rPr>
          <w:fldChar w:fldCharType="separate"/>
        </w:r>
        <w:r w:rsidR="00FF28F7">
          <w:rPr>
            <w:webHidden/>
          </w:rPr>
          <w:t>28</w:t>
        </w:r>
        <w:r w:rsidR="00B7675F">
          <w:rPr>
            <w:webHidden/>
          </w:rPr>
          <w:fldChar w:fldCharType="end"/>
        </w:r>
      </w:hyperlink>
    </w:p>
    <w:p w14:paraId="4821B36D" w14:textId="0CA09920" w:rsidR="00B7675F" w:rsidRDefault="00B24C00">
      <w:pPr>
        <w:pStyle w:val="TOC3"/>
        <w:rPr>
          <w:rFonts w:asciiTheme="minorHAnsi" w:eastAsiaTheme="minorEastAsia" w:hAnsiTheme="minorHAnsi" w:cstheme="minorBidi"/>
          <w:sz w:val="22"/>
          <w:szCs w:val="22"/>
          <w:lang w:val="en-US" w:eastAsia="en-US"/>
        </w:rPr>
      </w:pPr>
      <w:hyperlink w:anchor="_Toc78809134" w:history="1">
        <w:r w:rsidR="00B7675F" w:rsidRPr="004805E7">
          <w:rPr>
            <w:rStyle w:val="Hyperlink"/>
            <w:lang w:val="en-US"/>
          </w:rPr>
          <w:t>7.6.3.</w:t>
        </w:r>
        <w:r w:rsidR="00B7675F">
          <w:rPr>
            <w:rFonts w:asciiTheme="minorHAnsi" w:eastAsiaTheme="minorEastAsia" w:hAnsiTheme="minorHAnsi" w:cstheme="minorBidi"/>
            <w:sz w:val="22"/>
            <w:szCs w:val="22"/>
            <w:lang w:val="en-US" w:eastAsia="en-US"/>
          </w:rPr>
          <w:tab/>
        </w:r>
        <w:r w:rsidR="00B7675F" w:rsidRPr="004805E7">
          <w:rPr>
            <w:rStyle w:val="Hyperlink"/>
            <w:lang w:val="en-US"/>
          </w:rPr>
          <w:t>Reset behavior at voltage drop</w:t>
        </w:r>
        <w:r w:rsidR="00B7675F">
          <w:rPr>
            <w:webHidden/>
          </w:rPr>
          <w:tab/>
        </w:r>
        <w:r w:rsidR="00B7675F">
          <w:rPr>
            <w:webHidden/>
          </w:rPr>
          <w:fldChar w:fldCharType="begin"/>
        </w:r>
        <w:r w:rsidR="00B7675F">
          <w:rPr>
            <w:webHidden/>
          </w:rPr>
          <w:instrText xml:space="preserve"> PAGEREF _Toc78809134 \h </w:instrText>
        </w:r>
        <w:r w:rsidR="00B7675F">
          <w:rPr>
            <w:webHidden/>
          </w:rPr>
        </w:r>
        <w:r w:rsidR="00B7675F">
          <w:rPr>
            <w:webHidden/>
          </w:rPr>
          <w:fldChar w:fldCharType="separate"/>
        </w:r>
        <w:r w:rsidR="00FF28F7">
          <w:rPr>
            <w:webHidden/>
          </w:rPr>
          <w:t>29</w:t>
        </w:r>
        <w:r w:rsidR="00B7675F">
          <w:rPr>
            <w:webHidden/>
          </w:rPr>
          <w:fldChar w:fldCharType="end"/>
        </w:r>
      </w:hyperlink>
    </w:p>
    <w:p w14:paraId="4FED3FCD" w14:textId="2CFF47D9" w:rsidR="00B7675F" w:rsidRDefault="00B24C00">
      <w:pPr>
        <w:pStyle w:val="TOC3"/>
        <w:rPr>
          <w:rFonts w:asciiTheme="minorHAnsi" w:eastAsiaTheme="minorEastAsia" w:hAnsiTheme="minorHAnsi" w:cstheme="minorBidi"/>
          <w:sz w:val="22"/>
          <w:szCs w:val="22"/>
          <w:lang w:val="en-US" w:eastAsia="en-US"/>
        </w:rPr>
      </w:pPr>
      <w:hyperlink w:anchor="_Toc78809135" w:history="1">
        <w:r w:rsidR="00B7675F" w:rsidRPr="004805E7">
          <w:rPr>
            <w:rStyle w:val="Hyperlink"/>
            <w:lang w:val="en-US"/>
          </w:rPr>
          <w:t>7.6.4.</w:t>
        </w:r>
        <w:r w:rsidR="00B7675F">
          <w:rPr>
            <w:rFonts w:asciiTheme="minorHAnsi" w:eastAsiaTheme="minorEastAsia" w:hAnsiTheme="minorHAnsi" w:cstheme="minorBidi"/>
            <w:sz w:val="22"/>
            <w:szCs w:val="22"/>
            <w:lang w:val="en-US" w:eastAsia="en-US"/>
          </w:rPr>
          <w:tab/>
        </w:r>
        <w:r w:rsidR="00B7675F" w:rsidRPr="004805E7">
          <w:rPr>
            <w:rStyle w:val="Hyperlink"/>
            <w:lang w:val="en-US"/>
          </w:rPr>
          <w:t>Short circuit protection</w:t>
        </w:r>
        <w:r w:rsidR="00B7675F">
          <w:rPr>
            <w:webHidden/>
          </w:rPr>
          <w:tab/>
        </w:r>
        <w:r w:rsidR="00B7675F">
          <w:rPr>
            <w:webHidden/>
          </w:rPr>
          <w:fldChar w:fldCharType="begin"/>
        </w:r>
        <w:r w:rsidR="00B7675F">
          <w:rPr>
            <w:webHidden/>
          </w:rPr>
          <w:instrText xml:space="preserve"> PAGEREF _Toc78809135 \h </w:instrText>
        </w:r>
        <w:r w:rsidR="00B7675F">
          <w:rPr>
            <w:webHidden/>
          </w:rPr>
        </w:r>
        <w:r w:rsidR="00B7675F">
          <w:rPr>
            <w:webHidden/>
          </w:rPr>
          <w:fldChar w:fldCharType="separate"/>
        </w:r>
        <w:r w:rsidR="00FF28F7">
          <w:rPr>
            <w:webHidden/>
          </w:rPr>
          <w:t>29</w:t>
        </w:r>
        <w:r w:rsidR="00B7675F">
          <w:rPr>
            <w:webHidden/>
          </w:rPr>
          <w:fldChar w:fldCharType="end"/>
        </w:r>
      </w:hyperlink>
    </w:p>
    <w:p w14:paraId="5BB58831" w14:textId="7B559E51" w:rsidR="00B7675F" w:rsidRDefault="00B24C00">
      <w:pPr>
        <w:pStyle w:val="TOC2"/>
        <w:rPr>
          <w:rFonts w:asciiTheme="minorHAnsi" w:eastAsiaTheme="minorEastAsia" w:hAnsiTheme="minorHAnsi" w:cstheme="minorBidi"/>
          <w:sz w:val="22"/>
          <w:szCs w:val="22"/>
          <w:lang w:val="en-US" w:eastAsia="en-US"/>
        </w:rPr>
      </w:pPr>
      <w:hyperlink w:anchor="_Toc78809136" w:history="1">
        <w:r w:rsidR="00B7675F" w:rsidRPr="004805E7">
          <w:rPr>
            <w:rStyle w:val="Hyperlink"/>
            <w:lang w:val="en-US"/>
          </w:rPr>
          <w:t>7.7.</w:t>
        </w:r>
        <w:r w:rsidR="00B7675F">
          <w:rPr>
            <w:rFonts w:asciiTheme="minorHAnsi" w:eastAsiaTheme="minorEastAsia" w:hAnsiTheme="minorHAnsi" w:cstheme="minorBidi"/>
            <w:sz w:val="22"/>
            <w:szCs w:val="22"/>
            <w:lang w:val="en-US" w:eastAsia="en-US"/>
          </w:rPr>
          <w:tab/>
        </w:r>
        <w:r w:rsidR="00B7675F" w:rsidRPr="004805E7">
          <w:rPr>
            <w:rStyle w:val="Hyperlink"/>
            <w:lang w:val="en-US"/>
          </w:rPr>
          <w:t>EMC/</w:t>
        </w:r>
        <w:r w:rsidR="00B7675F" w:rsidRPr="004805E7">
          <w:rPr>
            <w:rStyle w:val="Hyperlink"/>
          </w:rPr>
          <w:t>ESD</w:t>
        </w:r>
        <w:r w:rsidR="00B7675F" w:rsidRPr="004805E7">
          <w:rPr>
            <w:rStyle w:val="Hyperlink"/>
            <w:lang w:val="en-US"/>
          </w:rPr>
          <w:t xml:space="preserve"> Requirements</w:t>
        </w:r>
        <w:r w:rsidR="00B7675F">
          <w:rPr>
            <w:webHidden/>
          </w:rPr>
          <w:tab/>
        </w:r>
        <w:r w:rsidR="00B7675F">
          <w:rPr>
            <w:webHidden/>
          </w:rPr>
          <w:fldChar w:fldCharType="begin"/>
        </w:r>
        <w:r w:rsidR="00B7675F">
          <w:rPr>
            <w:webHidden/>
          </w:rPr>
          <w:instrText xml:space="preserve"> PAGEREF _Toc78809136 \h </w:instrText>
        </w:r>
        <w:r w:rsidR="00B7675F">
          <w:rPr>
            <w:webHidden/>
          </w:rPr>
        </w:r>
        <w:r w:rsidR="00B7675F">
          <w:rPr>
            <w:webHidden/>
          </w:rPr>
          <w:fldChar w:fldCharType="separate"/>
        </w:r>
        <w:r w:rsidR="00FF28F7">
          <w:rPr>
            <w:webHidden/>
          </w:rPr>
          <w:t>29</w:t>
        </w:r>
        <w:r w:rsidR="00B7675F">
          <w:rPr>
            <w:webHidden/>
          </w:rPr>
          <w:fldChar w:fldCharType="end"/>
        </w:r>
      </w:hyperlink>
    </w:p>
    <w:p w14:paraId="5E36AF25" w14:textId="1C159A23" w:rsidR="00B7675F" w:rsidRDefault="00B24C00">
      <w:pPr>
        <w:pStyle w:val="TOC3"/>
        <w:rPr>
          <w:rFonts w:asciiTheme="minorHAnsi" w:eastAsiaTheme="minorEastAsia" w:hAnsiTheme="minorHAnsi" w:cstheme="minorBidi"/>
          <w:sz w:val="22"/>
          <w:szCs w:val="22"/>
          <w:lang w:val="en-US" w:eastAsia="en-US"/>
        </w:rPr>
      </w:pPr>
      <w:hyperlink w:anchor="_Toc78809137" w:history="1">
        <w:r w:rsidR="00B7675F" w:rsidRPr="004805E7">
          <w:rPr>
            <w:rStyle w:val="Hyperlink"/>
            <w:lang w:val="en-US"/>
          </w:rPr>
          <w:t>7.7.1.</w:t>
        </w:r>
        <w:r w:rsidR="00B7675F">
          <w:rPr>
            <w:rFonts w:asciiTheme="minorHAnsi" w:eastAsiaTheme="minorEastAsia" w:hAnsiTheme="minorHAnsi" w:cstheme="minorBidi"/>
            <w:sz w:val="22"/>
            <w:szCs w:val="22"/>
            <w:lang w:val="en-US" w:eastAsia="en-US"/>
          </w:rPr>
          <w:tab/>
        </w:r>
        <w:r w:rsidR="00B7675F" w:rsidRPr="004805E7">
          <w:rPr>
            <w:rStyle w:val="Hyperlink"/>
          </w:rPr>
          <w:t>General</w:t>
        </w:r>
        <w:r w:rsidR="00B7675F">
          <w:rPr>
            <w:webHidden/>
          </w:rPr>
          <w:tab/>
        </w:r>
        <w:r w:rsidR="00B7675F">
          <w:rPr>
            <w:webHidden/>
          </w:rPr>
          <w:fldChar w:fldCharType="begin"/>
        </w:r>
        <w:r w:rsidR="00B7675F">
          <w:rPr>
            <w:webHidden/>
          </w:rPr>
          <w:instrText xml:space="preserve"> PAGEREF _Toc78809137 \h </w:instrText>
        </w:r>
        <w:r w:rsidR="00B7675F">
          <w:rPr>
            <w:webHidden/>
          </w:rPr>
        </w:r>
        <w:r w:rsidR="00B7675F">
          <w:rPr>
            <w:webHidden/>
          </w:rPr>
          <w:fldChar w:fldCharType="separate"/>
        </w:r>
        <w:r w:rsidR="00FF28F7">
          <w:rPr>
            <w:webHidden/>
          </w:rPr>
          <w:t>29</w:t>
        </w:r>
        <w:r w:rsidR="00B7675F">
          <w:rPr>
            <w:webHidden/>
          </w:rPr>
          <w:fldChar w:fldCharType="end"/>
        </w:r>
      </w:hyperlink>
    </w:p>
    <w:p w14:paraId="72E9F521" w14:textId="02D07F16" w:rsidR="00B7675F" w:rsidRDefault="00B24C00">
      <w:pPr>
        <w:pStyle w:val="TOC3"/>
        <w:rPr>
          <w:rFonts w:asciiTheme="minorHAnsi" w:eastAsiaTheme="minorEastAsia" w:hAnsiTheme="minorHAnsi" w:cstheme="minorBidi"/>
          <w:sz w:val="22"/>
          <w:szCs w:val="22"/>
          <w:lang w:val="en-US" w:eastAsia="en-US"/>
        </w:rPr>
      </w:pPr>
      <w:hyperlink w:anchor="_Toc78809138" w:history="1">
        <w:r w:rsidR="00B7675F" w:rsidRPr="004805E7">
          <w:rPr>
            <w:rStyle w:val="Hyperlink"/>
            <w:lang w:val="en-US"/>
          </w:rPr>
          <w:t>7.7.2.</w:t>
        </w:r>
        <w:r w:rsidR="00B7675F">
          <w:rPr>
            <w:rFonts w:asciiTheme="minorHAnsi" w:eastAsiaTheme="minorEastAsia" w:hAnsiTheme="minorHAnsi" w:cstheme="minorBidi"/>
            <w:sz w:val="22"/>
            <w:szCs w:val="22"/>
            <w:lang w:val="en-US" w:eastAsia="en-US"/>
          </w:rPr>
          <w:tab/>
        </w:r>
        <w:r w:rsidR="00B7675F" w:rsidRPr="004805E7">
          <w:rPr>
            <w:rStyle w:val="Hyperlink"/>
            <w:lang w:val="en-US"/>
          </w:rPr>
          <w:t>Radiated emission</w:t>
        </w:r>
        <w:r w:rsidR="00B7675F">
          <w:rPr>
            <w:webHidden/>
          </w:rPr>
          <w:tab/>
        </w:r>
        <w:r w:rsidR="00B7675F">
          <w:rPr>
            <w:webHidden/>
          </w:rPr>
          <w:fldChar w:fldCharType="begin"/>
        </w:r>
        <w:r w:rsidR="00B7675F">
          <w:rPr>
            <w:webHidden/>
          </w:rPr>
          <w:instrText xml:space="preserve"> PAGEREF _Toc78809138 \h </w:instrText>
        </w:r>
        <w:r w:rsidR="00B7675F">
          <w:rPr>
            <w:webHidden/>
          </w:rPr>
        </w:r>
        <w:r w:rsidR="00B7675F">
          <w:rPr>
            <w:webHidden/>
          </w:rPr>
          <w:fldChar w:fldCharType="separate"/>
        </w:r>
        <w:r w:rsidR="00FF28F7">
          <w:rPr>
            <w:webHidden/>
          </w:rPr>
          <w:t>30</w:t>
        </w:r>
        <w:r w:rsidR="00B7675F">
          <w:rPr>
            <w:webHidden/>
          </w:rPr>
          <w:fldChar w:fldCharType="end"/>
        </w:r>
      </w:hyperlink>
    </w:p>
    <w:p w14:paraId="146DF943" w14:textId="32C69836" w:rsidR="00B7675F" w:rsidRDefault="00B24C00">
      <w:pPr>
        <w:pStyle w:val="TOC3"/>
        <w:rPr>
          <w:rFonts w:asciiTheme="minorHAnsi" w:eastAsiaTheme="minorEastAsia" w:hAnsiTheme="minorHAnsi" w:cstheme="minorBidi"/>
          <w:sz w:val="22"/>
          <w:szCs w:val="22"/>
          <w:lang w:val="en-US" w:eastAsia="en-US"/>
        </w:rPr>
      </w:pPr>
      <w:hyperlink w:anchor="_Toc78809139" w:history="1">
        <w:r w:rsidR="00B7675F" w:rsidRPr="004805E7">
          <w:rPr>
            <w:rStyle w:val="Hyperlink"/>
            <w:lang w:val="en-US"/>
          </w:rPr>
          <w:t>7.7.3.</w:t>
        </w:r>
        <w:r w:rsidR="00B7675F">
          <w:rPr>
            <w:rFonts w:asciiTheme="minorHAnsi" w:eastAsiaTheme="minorEastAsia" w:hAnsiTheme="minorHAnsi" w:cstheme="minorBidi"/>
            <w:sz w:val="22"/>
            <w:szCs w:val="22"/>
            <w:lang w:val="en-US" w:eastAsia="en-US"/>
          </w:rPr>
          <w:tab/>
        </w:r>
        <w:r w:rsidR="00B7675F" w:rsidRPr="004805E7">
          <w:rPr>
            <w:rStyle w:val="Hyperlink"/>
            <w:lang w:val="en-US"/>
          </w:rPr>
          <w:t>Radiated immunity/ susceptibility</w:t>
        </w:r>
        <w:r w:rsidR="00B7675F">
          <w:rPr>
            <w:webHidden/>
          </w:rPr>
          <w:tab/>
        </w:r>
        <w:r w:rsidR="00B7675F">
          <w:rPr>
            <w:webHidden/>
          </w:rPr>
          <w:fldChar w:fldCharType="begin"/>
        </w:r>
        <w:r w:rsidR="00B7675F">
          <w:rPr>
            <w:webHidden/>
          </w:rPr>
          <w:instrText xml:space="preserve"> PAGEREF _Toc78809139 \h </w:instrText>
        </w:r>
        <w:r w:rsidR="00B7675F">
          <w:rPr>
            <w:webHidden/>
          </w:rPr>
        </w:r>
        <w:r w:rsidR="00B7675F">
          <w:rPr>
            <w:webHidden/>
          </w:rPr>
          <w:fldChar w:fldCharType="separate"/>
        </w:r>
        <w:r w:rsidR="00FF28F7">
          <w:rPr>
            <w:webHidden/>
          </w:rPr>
          <w:t>30</w:t>
        </w:r>
        <w:r w:rsidR="00B7675F">
          <w:rPr>
            <w:webHidden/>
          </w:rPr>
          <w:fldChar w:fldCharType="end"/>
        </w:r>
      </w:hyperlink>
    </w:p>
    <w:p w14:paraId="5A0045FF" w14:textId="6FB115AD" w:rsidR="00B7675F" w:rsidRDefault="00B24C00">
      <w:pPr>
        <w:pStyle w:val="TOC3"/>
        <w:rPr>
          <w:rFonts w:asciiTheme="minorHAnsi" w:eastAsiaTheme="minorEastAsia" w:hAnsiTheme="minorHAnsi" w:cstheme="minorBidi"/>
          <w:sz w:val="22"/>
          <w:szCs w:val="22"/>
          <w:lang w:val="en-US" w:eastAsia="en-US"/>
        </w:rPr>
      </w:pPr>
      <w:hyperlink w:anchor="_Toc78809140" w:history="1">
        <w:r w:rsidR="00B7675F" w:rsidRPr="004805E7">
          <w:rPr>
            <w:rStyle w:val="Hyperlink"/>
            <w:lang w:val="en-US"/>
          </w:rPr>
          <w:t>7.7.4.</w:t>
        </w:r>
        <w:r w:rsidR="00B7675F">
          <w:rPr>
            <w:rFonts w:asciiTheme="minorHAnsi" w:eastAsiaTheme="minorEastAsia" w:hAnsiTheme="minorHAnsi" w:cstheme="minorBidi"/>
            <w:sz w:val="22"/>
            <w:szCs w:val="22"/>
            <w:lang w:val="en-US" w:eastAsia="en-US"/>
          </w:rPr>
          <w:tab/>
        </w:r>
        <w:r w:rsidR="00B7675F" w:rsidRPr="004805E7">
          <w:rPr>
            <w:rStyle w:val="Hyperlink"/>
            <w:lang w:val="en-US"/>
          </w:rPr>
          <w:t>Immunity to electrostatic discharge</w:t>
        </w:r>
        <w:r w:rsidR="00B7675F">
          <w:rPr>
            <w:webHidden/>
          </w:rPr>
          <w:tab/>
        </w:r>
        <w:r w:rsidR="00B7675F">
          <w:rPr>
            <w:webHidden/>
          </w:rPr>
          <w:fldChar w:fldCharType="begin"/>
        </w:r>
        <w:r w:rsidR="00B7675F">
          <w:rPr>
            <w:webHidden/>
          </w:rPr>
          <w:instrText xml:space="preserve"> PAGEREF _Toc78809140 \h </w:instrText>
        </w:r>
        <w:r w:rsidR="00B7675F">
          <w:rPr>
            <w:webHidden/>
          </w:rPr>
        </w:r>
        <w:r w:rsidR="00B7675F">
          <w:rPr>
            <w:webHidden/>
          </w:rPr>
          <w:fldChar w:fldCharType="separate"/>
        </w:r>
        <w:r w:rsidR="00FF28F7">
          <w:rPr>
            <w:webHidden/>
          </w:rPr>
          <w:t>30</w:t>
        </w:r>
        <w:r w:rsidR="00B7675F">
          <w:rPr>
            <w:webHidden/>
          </w:rPr>
          <w:fldChar w:fldCharType="end"/>
        </w:r>
      </w:hyperlink>
    </w:p>
    <w:p w14:paraId="578A2C7D" w14:textId="5713EFAE" w:rsidR="00B7675F" w:rsidRDefault="00B24C00">
      <w:pPr>
        <w:pStyle w:val="TOC3"/>
        <w:rPr>
          <w:rFonts w:asciiTheme="minorHAnsi" w:eastAsiaTheme="minorEastAsia" w:hAnsiTheme="minorHAnsi" w:cstheme="minorBidi"/>
          <w:sz w:val="22"/>
          <w:szCs w:val="22"/>
          <w:lang w:val="en-US" w:eastAsia="en-US"/>
        </w:rPr>
      </w:pPr>
      <w:hyperlink w:anchor="_Toc78809141" w:history="1">
        <w:r w:rsidR="00B7675F" w:rsidRPr="004805E7">
          <w:rPr>
            <w:rStyle w:val="Hyperlink"/>
            <w:lang w:val="en-US"/>
          </w:rPr>
          <w:t>7.7.5.</w:t>
        </w:r>
        <w:r w:rsidR="00B7675F">
          <w:rPr>
            <w:rFonts w:asciiTheme="minorHAnsi" w:eastAsiaTheme="minorEastAsia" w:hAnsiTheme="minorHAnsi" w:cstheme="minorBidi"/>
            <w:sz w:val="22"/>
            <w:szCs w:val="22"/>
            <w:lang w:val="en-US" w:eastAsia="en-US"/>
          </w:rPr>
          <w:tab/>
        </w:r>
        <w:r w:rsidR="00B7675F" w:rsidRPr="004805E7">
          <w:rPr>
            <w:rStyle w:val="Hyperlink"/>
            <w:lang w:val="en-US"/>
          </w:rPr>
          <w:t>Immunity to low-frequency magnetic fields</w:t>
        </w:r>
        <w:r w:rsidR="00B7675F">
          <w:rPr>
            <w:webHidden/>
          </w:rPr>
          <w:tab/>
        </w:r>
        <w:r w:rsidR="00B7675F">
          <w:rPr>
            <w:webHidden/>
          </w:rPr>
          <w:fldChar w:fldCharType="begin"/>
        </w:r>
        <w:r w:rsidR="00B7675F">
          <w:rPr>
            <w:webHidden/>
          </w:rPr>
          <w:instrText xml:space="preserve"> PAGEREF _Toc78809141 \h </w:instrText>
        </w:r>
        <w:r w:rsidR="00B7675F">
          <w:rPr>
            <w:webHidden/>
          </w:rPr>
        </w:r>
        <w:r w:rsidR="00B7675F">
          <w:rPr>
            <w:webHidden/>
          </w:rPr>
          <w:fldChar w:fldCharType="separate"/>
        </w:r>
        <w:r w:rsidR="00FF28F7">
          <w:rPr>
            <w:webHidden/>
          </w:rPr>
          <w:t>31</w:t>
        </w:r>
        <w:r w:rsidR="00B7675F">
          <w:rPr>
            <w:webHidden/>
          </w:rPr>
          <w:fldChar w:fldCharType="end"/>
        </w:r>
      </w:hyperlink>
    </w:p>
    <w:p w14:paraId="6AD9A3FB" w14:textId="2544125D" w:rsidR="00B7675F" w:rsidRDefault="00B24C00">
      <w:pPr>
        <w:pStyle w:val="TOC3"/>
        <w:rPr>
          <w:rFonts w:asciiTheme="minorHAnsi" w:eastAsiaTheme="minorEastAsia" w:hAnsiTheme="minorHAnsi" w:cstheme="minorBidi"/>
          <w:sz w:val="22"/>
          <w:szCs w:val="22"/>
          <w:lang w:val="en-US" w:eastAsia="en-US"/>
        </w:rPr>
      </w:pPr>
      <w:hyperlink w:anchor="_Toc78809142" w:history="1">
        <w:r w:rsidR="00B7675F" w:rsidRPr="004805E7">
          <w:rPr>
            <w:rStyle w:val="Hyperlink"/>
            <w:lang w:val="en-US"/>
          </w:rPr>
          <w:t>7.7.6.</w:t>
        </w:r>
        <w:r w:rsidR="00B7675F">
          <w:rPr>
            <w:rFonts w:asciiTheme="minorHAnsi" w:eastAsiaTheme="minorEastAsia" w:hAnsiTheme="minorHAnsi" w:cstheme="minorBidi"/>
            <w:sz w:val="22"/>
            <w:szCs w:val="22"/>
            <w:lang w:val="en-US" w:eastAsia="en-US"/>
          </w:rPr>
          <w:tab/>
        </w:r>
        <w:r w:rsidR="00B7675F" w:rsidRPr="004805E7">
          <w:rPr>
            <w:rStyle w:val="Hyperlink"/>
            <w:lang w:val="en-US"/>
          </w:rPr>
          <w:t>Impact test cover unit</w:t>
        </w:r>
        <w:r w:rsidR="00B7675F">
          <w:rPr>
            <w:webHidden/>
          </w:rPr>
          <w:tab/>
        </w:r>
        <w:r w:rsidR="00B7675F">
          <w:rPr>
            <w:webHidden/>
          </w:rPr>
          <w:fldChar w:fldCharType="begin"/>
        </w:r>
        <w:r w:rsidR="00B7675F">
          <w:rPr>
            <w:webHidden/>
          </w:rPr>
          <w:instrText xml:space="preserve"> PAGEREF _Toc78809142 \h </w:instrText>
        </w:r>
        <w:r w:rsidR="00B7675F">
          <w:rPr>
            <w:webHidden/>
          </w:rPr>
        </w:r>
        <w:r w:rsidR="00B7675F">
          <w:rPr>
            <w:webHidden/>
          </w:rPr>
          <w:fldChar w:fldCharType="separate"/>
        </w:r>
        <w:r w:rsidR="00FF28F7">
          <w:rPr>
            <w:webHidden/>
          </w:rPr>
          <w:t>32</w:t>
        </w:r>
        <w:r w:rsidR="00B7675F">
          <w:rPr>
            <w:webHidden/>
          </w:rPr>
          <w:fldChar w:fldCharType="end"/>
        </w:r>
      </w:hyperlink>
    </w:p>
    <w:p w14:paraId="3A74B597" w14:textId="5D164DF4" w:rsidR="00B7675F" w:rsidRDefault="00B24C00">
      <w:pPr>
        <w:pStyle w:val="TOC2"/>
        <w:rPr>
          <w:rFonts w:asciiTheme="minorHAnsi" w:eastAsiaTheme="minorEastAsia" w:hAnsiTheme="minorHAnsi" w:cstheme="minorBidi"/>
          <w:sz w:val="22"/>
          <w:szCs w:val="22"/>
          <w:lang w:val="en-US" w:eastAsia="en-US"/>
        </w:rPr>
      </w:pPr>
      <w:hyperlink w:anchor="_Toc78809143" w:history="1">
        <w:r w:rsidR="00B7675F" w:rsidRPr="004805E7">
          <w:rPr>
            <w:rStyle w:val="Hyperlink"/>
            <w:lang w:val="en-US"/>
          </w:rPr>
          <w:t>7.8.</w:t>
        </w:r>
        <w:r w:rsidR="00B7675F">
          <w:rPr>
            <w:rFonts w:asciiTheme="minorHAnsi" w:eastAsiaTheme="minorEastAsia" w:hAnsiTheme="minorHAnsi" w:cstheme="minorBidi"/>
            <w:sz w:val="22"/>
            <w:szCs w:val="22"/>
            <w:lang w:val="en-US" w:eastAsia="en-US"/>
          </w:rPr>
          <w:tab/>
        </w:r>
        <w:r w:rsidR="00B7675F" w:rsidRPr="004805E7">
          <w:rPr>
            <w:rStyle w:val="Hyperlink"/>
            <w:lang w:val="en-US"/>
          </w:rPr>
          <w:t>System release tests (performed by Knorr–Bremse)</w:t>
        </w:r>
        <w:r w:rsidR="00B7675F">
          <w:rPr>
            <w:webHidden/>
          </w:rPr>
          <w:tab/>
        </w:r>
        <w:r w:rsidR="00B7675F">
          <w:rPr>
            <w:webHidden/>
          </w:rPr>
          <w:fldChar w:fldCharType="begin"/>
        </w:r>
        <w:r w:rsidR="00B7675F">
          <w:rPr>
            <w:webHidden/>
          </w:rPr>
          <w:instrText xml:space="preserve"> PAGEREF _Toc78809143 \h </w:instrText>
        </w:r>
        <w:r w:rsidR="00B7675F">
          <w:rPr>
            <w:webHidden/>
          </w:rPr>
        </w:r>
        <w:r w:rsidR="00B7675F">
          <w:rPr>
            <w:webHidden/>
          </w:rPr>
          <w:fldChar w:fldCharType="separate"/>
        </w:r>
        <w:r w:rsidR="00FF28F7">
          <w:rPr>
            <w:webHidden/>
          </w:rPr>
          <w:t>32</w:t>
        </w:r>
        <w:r w:rsidR="00B7675F">
          <w:rPr>
            <w:webHidden/>
          </w:rPr>
          <w:fldChar w:fldCharType="end"/>
        </w:r>
      </w:hyperlink>
    </w:p>
    <w:p w14:paraId="2A6740CB" w14:textId="554F1325" w:rsidR="00B7675F" w:rsidRDefault="00B24C00">
      <w:pPr>
        <w:pStyle w:val="TOC3"/>
        <w:rPr>
          <w:rFonts w:asciiTheme="minorHAnsi" w:eastAsiaTheme="minorEastAsia" w:hAnsiTheme="minorHAnsi" w:cstheme="minorBidi"/>
          <w:sz w:val="22"/>
          <w:szCs w:val="22"/>
          <w:lang w:val="en-US" w:eastAsia="en-US"/>
        </w:rPr>
      </w:pPr>
      <w:hyperlink w:anchor="_Toc78809144" w:history="1">
        <w:r w:rsidR="00B7675F" w:rsidRPr="004805E7">
          <w:rPr>
            <w:rStyle w:val="Hyperlink"/>
            <w:lang w:val="en-US"/>
          </w:rPr>
          <w:t>7.8.1.</w:t>
        </w:r>
        <w:r w:rsidR="00B7675F">
          <w:rPr>
            <w:rFonts w:asciiTheme="minorHAnsi" w:eastAsiaTheme="minorEastAsia" w:hAnsiTheme="minorHAnsi" w:cstheme="minorBidi"/>
            <w:sz w:val="22"/>
            <w:szCs w:val="22"/>
            <w:lang w:val="en-US" w:eastAsia="en-US"/>
          </w:rPr>
          <w:tab/>
        </w:r>
        <w:r w:rsidR="00B7675F" w:rsidRPr="004805E7">
          <w:rPr>
            <w:rStyle w:val="Hyperlink"/>
            <w:lang w:val="en-US"/>
          </w:rPr>
          <w:t>Temperature cycling test (according Y048861)</w:t>
        </w:r>
        <w:r w:rsidR="00B7675F">
          <w:rPr>
            <w:webHidden/>
          </w:rPr>
          <w:tab/>
        </w:r>
        <w:r w:rsidR="00B7675F">
          <w:rPr>
            <w:webHidden/>
          </w:rPr>
          <w:fldChar w:fldCharType="begin"/>
        </w:r>
        <w:r w:rsidR="00B7675F">
          <w:rPr>
            <w:webHidden/>
          </w:rPr>
          <w:instrText xml:space="preserve"> PAGEREF _Toc78809144 \h </w:instrText>
        </w:r>
        <w:r w:rsidR="00B7675F">
          <w:rPr>
            <w:webHidden/>
          </w:rPr>
        </w:r>
        <w:r w:rsidR="00B7675F">
          <w:rPr>
            <w:webHidden/>
          </w:rPr>
          <w:fldChar w:fldCharType="separate"/>
        </w:r>
        <w:r w:rsidR="00FF28F7">
          <w:rPr>
            <w:webHidden/>
          </w:rPr>
          <w:t>33</w:t>
        </w:r>
        <w:r w:rsidR="00B7675F">
          <w:rPr>
            <w:webHidden/>
          </w:rPr>
          <w:fldChar w:fldCharType="end"/>
        </w:r>
      </w:hyperlink>
    </w:p>
    <w:p w14:paraId="562D648A" w14:textId="345CFDC7" w:rsidR="00B7675F" w:rsidRDefault="00B24C00">
      <w:pPr>
        <w:pStyle w:val="TOC3"/>
        <w:rPr>
          <w:rFonts w:asciiTheme="minorHAnsi" w:eastAsiaTheme="minorEastAsia" w:hAnsiTheme="minorHAnsi" w:cstheme="minorBidi"/>
          <w:sz w:val="22"/>
          <w:szCs w:val="22"/>
          <w:lang w:val="en-US" w:eastAsia="en-US"/>
        </w:rPr>
      </w:pPr>
      <w:hyperlink w:anchor="_Toc78809145" w:history="1">
        <w:r w:rsidR="00B7675F" w:rsidRPr="004805E7">
          <w:rPr>
            <w:rStyle w:val="Hyperlink"/>
            <w:lang w:val="en-US"/>
          </w:rPr>
          <w:t>7.8.2.</w:t>
        </w:r>
        <w:r w:rsidR="00B7675F">
          <w:rPr>
            <w:rFonts w:asciiTheme="minorHAnsi" w:eastAsiaTheme="minorEastAsia" w:hAnsiTheme="minorHAnsi" w:cstheme="minorBidi"/>
            <w:sz w:val="22"/>
            <w:szCs w:val="22"/>
            <w:lang w:val="en-US" w:eastAsia="en-US"/>
          </w:rPr>
          <w:tab/>
        </w:r>
        <w:r w:rsidR="00B7675F" w:rsidRPr="004805E7">
          <w:rPr>
            <w:rStyle w:val="Hyperlink"/>
            <w:lang w:val="en-US"/>
          </w:rPr>
          <w:t>Protection test (according Y048862)</w:t>
        </w:r>
        <w:r w:rsidR="00B7675F">
          <w:rPr>
            <w:webHidden/>
          </w:rPr>
          <w:tab/>
        </w:r>
        <w:r w:rsidR="00B7675F">
          <w:rPr>
            <w:webHidden/>
          </w:rPr>
          <w:fldChar w:fldCharType="begin"/>
        </w:r>
        <w:r w:rsidR="00B7675F">
          <w:rPr>
            <w:webHidden/>
          </w:rPr>
          <w:instrText xml:space="preserve"> PAGEREF _Toc78809145 \h </w:instrText>
        </w:r>
        <w:r w:rsidR="00B7675F">
          <w:rPr>
            <w:webHidden/>
          </w:rPr>
        </w:r>
        <w:r w:rsidR="00B7675F">
          <w:rPr>
            <w:webHidden/>
          </w:rPr>
          <w:fldChar w:fldCharType="separate"/>
        </w:r>
        <w:r w:rsidR="00FF28F7">
          <w:rPr>
            <w:webHidden/>
          </w:rPr>
          <w:t>33</w:t>
        </w:r>
        <w:r w:rsidR="00B7675F">
          <w:rPr>
            <w:webHidden/>
          </w:rPr>
          <w:fldChar w:fldCharType="end"/>
        </w:r>
      </w:hyperlink>
    </w:p>
    <w:p w14:paraId="2676F633" w14:textId="557E8FAE" w:rsidR="00B7675F" w:rsidRDefault="00B24C00">
      <w:pPr>
        <w:pStyle w:val="TOC3"/>
        <w:rPr>
          <w:rFonts w:asciiTheme="minorHAnsi" w:eastAsiaTheme="minorEastAsia" w:hAnsiTheme="minorHAnsi" w:cstheme="minorBidi"/>
          <w:sz w:val="22"/>
          <w:szCs w:val="22"/>
          <w:lang w:val="en-US" w:eastAsia="en-US"/>
        </w:rPr>
      </w:pPr>
      <w:hyperlink w:anchor="_Toc78809146" w:history="1">
        <w:r w:rsidR="00B7675F" w:rsidRPr="004805E7">
          <w:rPr>
            <w:rStyle w:val="Hyperlink"/>
            <w:lang w:val="en-US"/>
          </w:rPr>
          <w:t>7.8.3.</w:t>
        </w:r>
        <w:r w:rsidR="00B7675F">
          <w:rPr>
            <w:rFonts w:asciiTheme="minorHAnsi" w:eastAsiaTheme="minorEastAsia" w:hAnsiTheme="minorHAnsi" w:cstheme="minorBidi"/>
            <w:sz w:val="22"/>
            <w:szCs w:val="22"/>
            <w:lang w:val="en-US" w:eastAsia="en-US"/>
          </w:rPr>
          <w:tab/>
        </w:r>
        <w:r w:rsidR="00B7675F" w:rsidRPr="004805E7">
          <w:rPr>
            <w:rStyle w:val="Hyperlink"/>
            <w:lang w:val="en-US"/>
          </w:rPr>
          <w:t>Combination test (according Y048866)</w:t>
        </w:r>
        <w:r w:rsidR="00B7675F">
          <w:rPr>
            <w:webHidden/>
          </w:rPr>
          <w:tab/>
        </w:r>
        <w:r w:rsidR="00B7675F">
          <w:rPr>
            <w:webHidden/>
          </w:rPr>
          <w:fldChar w:fldCharType="begin"/>
        </w:r>
        <w:r w:rsidR="00B7675F">
          <w:rPr>
            <w:webHidden/>
          </w:rPr>
          <w:instrText xml:space="preserve"> PAGEREF _Toc78809146 \h </w:instrText>
        </w:r>
        <w:r w:rsidR="00B7675F">
          <w:rPr>
            <w:webHidden/>
          </w:rPr>
        </w:r>
        <w:r w:rsidR="00B7675F">
          <w:rPr>
            <w:webHidden/>
          </w:rPr>
          <w:fldChar w:fldCharType="separate"/>
        </w:r>
        <w:r w:rsidR="00FF28F7">
          <w:rPr>
            <w:webHidden/>
          </w:rPr>
          <w:t>34</w:t>
        </w:r>
        <w:r w:rsidR="00B7675F">
          <w:rPr>
            <w:webHidden/>
          </w:rPr>
          <w:fldChar w:fldCharType="end"/>
        </w:r>
      </w:hyperlink>
    </w:p>
    <w:p w14:paraId="3CCFC3DE" w14:textId="7F832DB4" w:rsidR="00B7675F" w:rsidRDefault="00B24C00">
      <w:pPr>
        <w:pStyle w:val="TOC3"/>
        <w:rPr>
          <w:rFonts w:asciiTheme="minorHAnsi" w:eastAsiaTheme="minorEastAsia" w:hAnsiTheme="minorHAnsi" w:cstheme="minorBidi"/>
          <w:sz w:val="22"/>
          <w:szCs w:val="22"/>
          <w:lang w:val="en-US" w:eastAsia="en-US"/>
        </w:rPr>
      </w:pPr>
      <w:hyperlink w:anchor="_Toc78809147" w:history="1">
        <w:r w:rsidR="00B7675F" w:rsidRPr="004805E7">
          <w:rPr>
            <w:rStyle w:val="Hyperlink"/>
            <w:lang w:val="en-US"/>
          </w:rPr>
          <w:t>7.8.4.</w:t>
        </w:r>
        <w:r w:rsidR="00B7675F">
          <w:rPr>
            <w:rFonts w:asciiTheme="minorHAnsi" w:eastAsiaTheme="minorEastAsia" w:hAnsiTheme="minorHAnsi" w:cstheme="minorBidi"/>
            <w:sz w:val="22"/>
            <w:szCs w:val="22"/>
            <w:lang w:val="en-US" w:eastAsia="en-US"/>
          </w:rPr>
          <w:tab/>
        </w:r>
        <w:r w:rsidR="00B7675F" w:rsidRPr="004805E7">
          <w:rPr>
            <w:rStyle w:val="Hyperlink"/>
            <w:lang w:val="en-US"/>
          </w:rPr>
          <w:t>Vibration test (according Y048867)</w:t>
        </w:r>
        <w:r w:rsidR="00B7675F">
          <w:rPr>
            <w:webHidden/>
          </w:rPr>
          <w:tab/>
        </w:r>
        <w:r w:rsidR="00B7675F">
          <w:rPr>
            <w:webHidden/>
          </w:rPr>
          <w:fldChar w:fldCharType="begin"/>
        </w:r>
        <w:r w:rsidR="00B7675F">
          <w:rPr>
            <w:webHidden/>
          </w:rPr>
          <w:instrText xml:space="preserve"> PAGEREF _Toc78809147 \h </w:instrText>
        </w:r>
        <w:r w:rsidR="00B7675F">
          <w:rPr>
            <w:webHidden/>
          </w:rPr>
        </w:r>
        <w:r w:rsidR="00B7675F">
          <w:rPr>
            <w:webHidden/>
          </w:rPr>
          <w:fldChar w:fldCharType="separate"/>
        </w:r>
        <w:r w:rsidR="00FF28F7">
          <w:rPr>
            <w:webHidden/>
          </w:rPr>
          <w:t>34</w:t>
        </w:r>
        <w:r w:rsidR="00B7675F">
          <w:rPr>
            <w:webHidden/>
          </w:rPr>
          <w:fldChar w:fldCharType="end"/>
        </w:r>
      </w:hyperlink>
    </w:p>
    <w:p w14:paraId="47720D88" w14:textId="4BD7C9D0" w:rsidR="00D84202" w:rsidRPr="00290412" w:rsidRDefault="00B65302" w:rsidP="00D84202">
      <w:pPr>
        <w:pStyle w:val="Heading1"/>
        <w:numPr>
          <w:ilvl w:val="0"/>
          <w:numId w:val="0"/>
        </w:numPr>
        <w:rPr>
          <w:lang w:val="en-US"/>
        </w:rPr>
      </w:pPr>
      <w:r w:rsidRPr="00290412">
        <w:rPr>
          <w:color w:val="7030A0"/>
          <w:lang w:val="en-US"/>
        </w:rPr>
        <w:fldChar w:fldCharType="end"/>
      </w:r>
      <w:r w:rsidR="00D84202" w:rsidRPr="00290412">
        <w:rPr>
          <w:color w:val="FF0000"/>
          <w:lang w:val="en-US"/>
        </w:rPr>
        <w:br w:type="page"/>
      </w:r>
    </w:p>
    <w:p w14:paraId="7D7DEFAC" w14:textId="77777777" w:rsidR="009C04E0" w:rsidRPr="00B47BCE" w:rsidRDefault="004E4B43" w:rsidP="00784C63">
      <w:pPr>
        <w:pStyle w:val="Heading1"/>
        <w:spacing w:before="0"/>
        <w:rPr>
          <w:lang w:val="en-US"/>
        </w:rPr>
      </w:pPr>
      <w:bookmarkStart w:id="5" w:name="_Ref323196166"/>
      <w:bookmarkStart w:id="6" w:name="_Toc78809050"/>
      <w:r w:rsidRPr="00B47BCE">
        <w:rPr>
          <w:lang w:val="en-US"/>
        </w:rPr>
        <w:t>Scope</w:t>
      </w:r>
      <w:bookmarkEnd w:id="5"/>
      <w:bookmarkEnd w:id="6"/>
    </w:p>
    <w:p w14:paraId="0A459A16" w14:textId="00188BBA" w:rsidR="000C7B09" w:rsidRPr="00E6669A" w:rsidRDefault="00D50803" w:rsidP="003208AE">
      <w:pPr>
        <w:ind w:right="-1"/>
        <w:jc w:val="left"/>
        <w:rPr>
          <w:color w:val="00B050"/>
          <w:lang w:val="en-US"/>
        </w:rPr>
      </w:pPr>
      <w:r w:rsidRPr="00290412">
        <w:rPr>
          <w:lang w:val="en-US"/>
        </w:rPr>
        <w:t xml:space="preserve">This specification </w:t>
      </w:r>
      <w:r w:rsidR="00780B0C">
        <w:rPr>
          <w:lang w:val="en-US"/>
        </w:rPr>
        <w:t xml:space="preserve">document </w:t>
      </w:r>
      <w:r w:rsidRPr="00290412">
        <w:rPr>
          <w:lang w:val="en-US"/>
        </w:rPr>
        <w:t xml:space="preserve">covers </w:t>
      </w:r>
      <w:r w:rsidR="00780B0C">
        <w:rPr>
          <w:lang w:val="en-US"/>
        </w:rPr>
        <w:t>the</w:t>
      </w:r>
      <w:r w:rsidR="0040720E" w:rsidRPr="00290412">
        <w:rPr>
          <w:lang w:val="en-US"/>
        </w:rPr>
        <w:t xml:space="preserve"> </w:t>
      </w:r>
      <w:r w:rsidR="002932D5">
        <w:rPr>
          <w:lang w:val="en-US"/>
        </w:rPr>
        <w:t xml:space="preserve">technical </w:t>
      </w:r>
      <w:r w:rsidR="00274972" w:rsidRPr="00290412">
        <w:rPr>
          <w:lang w:val="en-US"/>
        </w:rPr>
        <w:t>requirements</w:t>
      </w:r>
      <w:r w:rsidR="0040720E" w:rsidRPr="00290412">
        <w:rPr>
          <w:lang w:val="en-US"/>
        </w:rPr>
        <w:t xml:space="preserve"> for a</w:t>
      </w:r>
      <w:r w:rsidR="001A1FB1">
        <w:rPr>
          <w:lang w:val="en-US"/>
        </w:rPr>
        <w:t xml:space="preserve"> cover unit </w:t>
      </w:r>
      <w:r w:rsidR="00BD0F52">
        <w:rPr>
          <w:lang w:val="en-US"/>
        </w:rPr>
        <w:t>with</w:t>
      </w:r>
      <w:r w:rsidR="00316C1C">
        <w:rPr>
          <w:lang w:val="en-US"/>
        </w:rPr>
        <w:t xml:space="preserve"> </w:t>
      </w:r>
      <w:r w:rsidR="00BD0F52">
        <w:rPr>
          <w:lang w:val="en-US"/>
        </w:rPr>
        <w:t>in</w:t>
      </w:r>
      <w:r w:rsidR="00316C1C">
        <w:rPr>
          <w:lang w:val="en-US"/>
        </w:rPr>
        <w:t>tegrated</w:t>
      </w:r>
      <w:r w:rsidR="0040720E" w:rsidRPr="00290412">
        <w:rPr>
          <w:lang w:val="en-US"/>
        </w:rPr>
        <w:t xml:space="preserve"> </w:t>
      </w:r>
      <w:r w:rsidR="004E26C0" w:rsidRPr="004203E9">
        <w:rPr>
          <w:lang w:val="en-US"/>
        </w:rPr>
        <w:t>lining wear</w:t>
      </w:r>
      <w:r w:rsidR="002D516E" w:rsidRPr="004203E9">
        <w:rPr>
          <w:lang w:val="en-US"/>
        </w:rPr>
        <w:t xml:space="preserve"> </w:t>
      </w:r>
      <w:r w:rsidR="00780B0C" w:rsidRPr="008B61AB">
        <w:rPr>
          <w:lang w:val="en-US"/>
        </w:rPr>
        <w:t xml:space="preserve">sensor </w:t>
      </w:r>
      <w:r w:rsidR="0040720E" w:rsidRPr="008B61AB">
        <w:rPr>
          <w:lang w:val="en-US"/>
        </w:rPr>
        <w:t>for</w:t>
      </w:r>
      <w:r w:rsidR="000C7B09" w:rsidRPr="008B61AB">
        <w:rPr>
          <w:lang w:val="en-US"/>
        </w:rPr>
        <w:t xml:space="preserve"> pneumatically operated disc brakes for</w:t>
      </w:r>
      <w:r w:rsidR="0040720E" w:rsidRPr="008B61AB">
        <w:rPr>
          <w:lang w:val="en-US"/>
        </w:rPr>
        <w:t xml:space="preserve"> commercial vehicle</w:t>
      </w:r>
      <w:r w:rsidR="004E26C0" w:rsidRPr="008B61AB">
        <w:rPr>
          <w:lang w:val="en-US"/>
        </w:rPr>
        <w:t>s</w:t>
      </w:r>
      <w:r w:rsidR="0040720E" w:rsidRPr="008B61AB">
        <w:rPr>
          <w:lang w:val="en-US"/>
        </w:rPr>
        <w:t>.</w:t>
      </w:r>
      <w:r w:rsidR="00274972" w:rsidRPr="008B61AB">
        <w:rPr>
          <w:lang w:val="en-US"/>
        </w:rPr>
        <w:t xml:space="preserve"> </w:t>
      </w:r>
      <w:r w:rsidR="00557D6F" w:rsidRPr="00B7675F">
        <w:rPr>
          <w:lang w:val="en-US"/>
        </w:rPr>
        <w:t>It is the </w:t>
      </w:r>
      <w:proofErr w:type="gramStart"/>
      <w:r w:rsidR="00557D6F" w:rsidRPr="00B7675F">
        <w:rPr>
          <w:lang w:val="en-US"/>
        </w:rPr>
        <w:t>suppliers</w:t>
      </w:r>
      <w:proofErr w:type="gramEnd"/>
      <w:r w:rsidR="00557D6F" w:rsidRPr="00B7675F">
        <w:rPr>
          <w:lang w:val="en-US"/>
        </w:rPr>
        <w:t xml:space="preserve"> responsibility to demonstrate adherence to all requirements listed and described in this </w:t>
      </w:r>
      <w:r w:rsidR="00307A50" w:rsidRPr="00B7675F">
        <w:rPr>
          <w:lang w:val="en-US"/>
        </w:rPr>
        <w:t>d</w:t>
      </w:r>
      <w:r w:rsidR="00557D6F" w:rsidRPr="00B7675F">
        <w:rPr>
          <w:lang w:val="en-US"/>
        </w:rPr>
        <w:t>ocument unless explicitly stated otherwise.</w:t>
      </w:r>
    </w:p>
    <w:p w14:paraId="3C09D22B" w14:textId="77777777" w:rsidR="00557D6F" w:rsidRPr="00557D6F" w:rsidRDefault="00557D6F" w:rsidP="003208AE">
      <w:pPr>
        <w:ind w:right="-1"/>
        <w:jc w:val="left"/>
        <w:rPr>
          <w:lang w:val="en-US"/>
        </w:rPr>
      </w:pPr>
    </w:p>
    <w:p w14:paraId="2B34FC56" w14:textId="1CA95DEF" w:rsidR="00AB55DB" w:rsidRPr="00290412" w:rsidRDefault="00653F12" w:rsidP="003208AE">
      <w:pPr>
        <w:ind w:right="-1"/>
        <w:jc w:val="left"/>
        <w:rPr>
          <w:lang w:val="en-US"/>
        </w:rPr>
      </w:pPr>
      <w:r w:rsidRPr="00290412">
        <w:rPr>
          <w:lang w:val="en-US"/>
        </w:rPr>
        <w:t xml:space="preserve">Other requirements, </w:t>
      </w:r>
      <w:proofErr w:type="gramStart"/>
      <w:r w:rsidRPr="00290412">
        <w:rPr>
          <w:lang w:val="en-US"/>
        </w:rPr>
        <w:t>e.g</w:t>
      </w:r>
      <w:r w:rsidR="00FA4D85" w:rsidRPr="00290412">
        <w:rPr>
          <w:lang w:val="en-US"/>
        </w:rPr>
        <w:t>.</w:t>
      </w:r>
      <w:proofErr w:type="gramEnd"/>
      <w:r w:rsidRPr="00290412">
        <w:rPr>
          <w:lang w:val="en-US"/>
        </w:rPr>
        <w:t xml:space="preserve"> regarding commercial condit</w:t>
      </w:r>
      <w:r w:rsidR="00AB55DB" w:rsidRPr="00290412">
        <w:rPr>
          <w:lang w:val="en-US"/>
        </w:rPr>
        <w:t>ions, time schedule</w:t>
      </w:r>
      <w:r w:rsidR="007545ED" w:rsidRPr="00290412">
        <w:rPr>
          <w:lang w:val="en-US"/>
        </w:rPr>
        <w:t>, reliability</w:t>
      </w:r>
      <w:r w:rsidR="00AB55DB" w:rsidRPr="00290412">
        <w:rPr>
          <w:lang w:val="en-US"/>
        </w:rPr>
        <w:t xml:space="preserve"> methods for quality assurance </w:t>
      </w:r>
      <w:r w:rsidR="00786861">
        <w:rPr>
          <w:lang w:val="en-US"/>
        </w:rPr>
        <w:t>are</w:t>
      </w:r>
      <w:r w:rsidR="00AB55DB" w:rsidRPr="00290412">
        <w:rPr>
          <w:lang w:val="en-US"/>
        </w:rPr>
        <w:t xml:space="preserve"> not treated in the document. For these topics the </w:t>
      </w:r>
      <w:r w:rsidR="00085797">
        <w:rPr>
          <w:lang w:val="en-US"/>
        </w:rPr>
        <w:t>MSA (</w:t>
      </w:r>
      <w:r w:rsidR="00AB55DB" w:rsidRPr="00290412">
        <w:rPr>
          <w:lang w:val="en-US"/>
        </w:rPr>
        <w:t>Master Suppl</w:t>
      </w:r>
      <w:r w:rsidR="00085797">
        <w:rPr>
          <w:lang w:val="en-US"/>
        </w:rPr>
        <w:t>y Agreement)</w:t>
      </w:r>
      <w:r w:rsidR="00AB55DB" w:rsidRPr="00290412">
        <w:rPr>
          <w:lang w:val="en-US"/>
        </w:rPr>
        <w:t xml:space="preserve"> and QMPP </w:t>
      </w:r>
      <w:r w:rsidR="00085797">
        <w:rPr>
          <w:lang w:val="en-US"/>
        </w:rPr>
        <w:t xml:space="preserve">(Quality Management Program for Procurement) </w:t>
      </w:r>
      <w:r w:rsidR="00AB55DB" w:rsidRPr="00290412">
        <w:rPr>
          <w:lang w:val="en-US"/>
        </w:rPr>
        <w:t xml:space="preserve">document is valid. </w:t>
      </w:r>
    </w:p>
    <w:p w14:paraId="0EFD2059" w14:textId="77777777" w:rsidR="0043693D" w:rsidRPr="0044452B" w:rsidRDefault="0043693D" w:rsidP="003208AE">
      <w:pPr>
        <w:ind w:right="-1"/>
        <w:jc w:val="left"/>
        <w:rPr>
          <w:rFonts w:cs="Times New Roman"/>
          <w:lang w:val="en-US"/>
        </w:rPr>
      </w:pPr>
    </w:p>
    <w:p w14:paraId="1FCEB62C" w14:textId="77777777" w:rsidR="00BB33CD" w:rsidRPr="00C546B0" w:rsidRDefault="00BB33CD" w:rsidP="003208AE">
      <w:pPr>
        <w:ind w:right="-1"/>
        <w:jc w:val="left"/>
        <w:rPr>
          <w:lang w:val="en-US" w:eastAsia="ja-JP"/>
        </w:rPr>
      </w:pPr>
      <w:r w:rsidRPr="00BB33CD">
        <w:rPr>
          <w:lang w:val="en-US" w:eastAsia="ja-JP"/>
        </w:rPr>
        <w:t xml:space="preserve">There are total of 7 different covers that can be combined with 6 </w:t>
      </w:r>
      <w:r>
        <w:rPr>
          <w:lang w:val="en-US" w:eastAsia="ja-JP"/>
        </w:rPr>
        <w:t xml:space="preserve">different </w:t>
      </w:r>
      <w:r w:rsidRPr="00BB33CD">
        <w:rPr>
          <w:lang w:val="en-US" w:eastAsia="ja-JP"/>
        </w:rPr>
        <w:t>sensors</w:t>
      </w:r>
      <w:r>
        <w:rPr>
          <w:lang w:val="en-US" w:eastAsia="ja-JP"/>
        </w:rPr>
        <w:t xml:space="preserve"> variants</w:t>
      </w:r>
      <w:r w:rsidRPr="00BB33CD">
        <w:rPr>
          <w:lang w:val="en-US" w:eastAsia="ja-JP"/>
        </w:rPr>
        <w:t>. The exact assignment can be found in Y382864</w:t>
      </w:r>
      <w:r>
        <w:rPr>
          <w:lang w:val="en-US" w:eastAsia="ja-JP"/>
        </w:rPr>
        <w:t>.</w:t>
      </w:r>
    </w:p>
    <w:p w14:paraId="582F8688" w14:textId="77777777" w:rsidR="00EF4ADC" w:rsidRPr="00B47BCE" w:rsidRDefault="00EF4ADC" w:rsidP="00C546B0">
      <w:pPr>
        <w:pStyle w:val="Heading2"/>
        <w:rPr>
          <w:lang w:val="en-US"/>
        </w:rPr>
      </w:pPr>
      <w:bookmarkStart w:id="7" w:name="_Ref369869044"/>
      <w:bookmarkStart w:id="8" w:name="_Toc78809051"/>
      <w:r w:rsidRPr="00B47BCE">
        <w:rPr>
          <w:lang w:val="en-US"/>
        </w:rPr>
        <w:t xml:space="preserve">Accompanying </w:t>
      </w:r>
      <w:r w:rsidR="00441F63" w:rsidRPr="00B47BCE">
        <w:rPr>
          <w:lang w:val="en-US"/>
        </w:rPr>
        <w:t>d</w:t>
      </w:r>
      <w:r w:rsidRPr="00B47BCE">
        <w:rPr>
          <w:lang w:val="en-US"/>
        </w:rPr>
        <w:t>ocuments</w:t>
      </w:r>
      <w:bookmarkEnd w:id="7"/>
      <w:bookmarkEnd w:id="8"/>
    </w:p>
    <w:p w14:paraId="3248F35D" w14:textId="6D2E3CAF" w:rsidR="00EF4ADC" w:rsidRPr="00B7675F" w:rsidRDefault="005D43F4" w:rsidP="00133DA4">
      <w:pPr>
        <w:ind w:right="-1"/>
        <w:jc w:val="left"/>
        <w:rPr>
          <w:rFonts w:cs="Times New Roman"/>
          <w:lang w:val="en-US"/>
        </w:rPr>
      </w:pPr>
      <w:r w:rsidRPr="008B61AB">
        <w:rPr>
          <w:rFonts w:cs="Times New Roman"/>
          <w:lang w:val="en-US"/>
        </w:rPr>
        <w:t>T</w:t>
      </w:r>
      <w:r w:rsidR="00831453" w:rsidRPr="008B61AB">
        <w:rPr>
          <w:rFonts w:cs="Times New Roman"/>
          <w:lang w:val="en-US"/>
        </w:rPr>
        <w:t>he f</w:t>
      </w:r>
      <w:r w:rsidR="003A2F32" w:rsidRPr="008B61AB">
        <w:rPr>
          <w:rFonts w:cs="Times New Roman"/>
          <w:lang w:val="en-US"/>
        </w:rPr>
        <w:t>ollowing</w:t>
      </w:r>
      <w:r w:rsidR="00406987" w:rsidRPr="008B61AB">
        <w:rPr>
          <w:rFonts w:cs="Times New Roman"/>
          <w:lang w:val="en-US"/>
        </w:rPr>
        <w:t xml:space="preserve"> </w:t>
      </w:r>
      <w:r w:rsidR="00441F63" w:rsidRPr="008B61AB">
        <w:rPr>
          <w:rFonts w:cs="Times New Roman"/>
          <w:lang w:val="en-US"/>
        </w:rPr>
        <w:t>Knorr-</w:t>
      </w:r>
      <w:proofErr w:type="spellStart"/>
      <w:r w:rsidR="00441F63" w:rsidRPr="008B61AB">
        <w:rPr>
          <w:rFonts w:cs="Times New Roman"/>
          <w:lang w:val="en-US"/>
        </w:rPr>
        <w:t>Bremse</w:t>
      </w:r>
      <w:proofErr w:type="spellEnd"/>
      <w:r w:rsidR="00441F63" w:rsidRPr="008B61AB">
        <w:rPr>
          <w:rFonts w:cs="Times New Roman"/>
          <w:lang w:val="en-US"/>
        </w:rPr>
        <w:t xml:space="preserve"> documents are </w:t>
      </w:r>
      <w:r w:rsidR="00831453" w:rsidRPr="008B61AB">
        <w:rPr>
          <w:rFonts w:cs="Times New Roman"/>
          <w:lang w:val="en-US"/>
        </w:rPr>
        <w:t xml:space="preserve">also </w:t>
      </w:r>
      <w:r w:rsidR="00441F63" w:rsidRPr="008B61AB">
        <w:rPr>
          <w:rFonts w:cs="Times New Roman"/>
          <w:lang w:val="en-US"/>
        </w:rPr>
        <w:t>part of the technical product description</w:t>
      </w:r>
      <w:r w:rsidR="00D81C32" w:rsidRPr="008B61AB">
        <w:rPr>
          <w:rFonts w:cs="Times New Roman"/>
          <w:lang w:val="en-US"/>
        </w:rPr>
        <w:t xml:space="preserve"> </w:t>
      </w:r>
      <w:r w:rsidR="00D81C32" w:rsidRPr="00B7675F">
        <w:rPr>
          <w:rFonts w:cs="Times New Roman"/>
          <w:lang w:val="en-US"/>
        </w:rPr>
        <w:t xml:space="preserve">and </w:t>
      </w:r>
      <w:r w:rsidR="00831453" w:rsidRPr="00B7675F">
        <w:rPr>
          <w:rFonts w:cs="Times New Roman"/>
          <w:lang w:val="en-US"/>
        </w:rPr>
        <w:t>are</w:t>
      </w:r>
      <w:r w:rsidR="00D81C32" w:rsidRPr="00B7675F">
        <w:rPr>
          <w:rFonts w:cs="Times New Roman"/>
          <w:lang w:val="en-US"/>
        </w:rPr>
        <w:t xml:space="preserve"> provided</w:t>
      </w:r>
      <w:r w:rsidR="00AC5D3D" w:rsidRPr="00B7675F">
        <w:rPr>
          <w:rFonts w:cs="Times New Roman"/>
          <w:lang w:val="en-US"/>
        </w:rPr>
        <w:t xml:space="preserve"> </w:t>
      </w:r>
      <w:r w:rsidR="00831453" w:rsidRPr="00B7675F">
        <w:rPr>
          <w:rFonts w:cs="Times New Roman"/>
          <w:lang w:val="en-US"/>
        </w:rPr>
        <w:t>separately</w:t>
      </w:r>
      <w:r w:rsidR="00441F63" w:rsidRPr="00B7675F">
        <w:rPr>
          <w:rFonts w:cs="Times New Roman"/>
          <w:lang w:val="en-US"/>
        </w:rPr>
        <w:t>:</w:t>
      </w:r>
    </w:p>
    <w:p w14:paraId="4F617611" w14:textId="77777777" w:rsidR="00A96BB7" w:rsidRPr="008B61AB" w:rsidRDefault="00A96BB7" w:rsidP="00133DA4">
      <w:pPr>
        <w:ind w:right="-1"/>
        <w:jc w:val="left"/>
        <w:rPr>
          <w:rFonts w:cs="Times New Roman"/>
          <w:lang w:val="en-US"/>
        </w:rPr>
      </w:pPr>
    </w:p>
    <w:p w14:paraId="33ACF61A" w14:textId="77777777" w:rsidR="00EE5C2C" w:rsidRPr="00B7675F" w:rsidRDefault="00EE5C2C" w:rsidP="00133DA4">
      <w:pPr>
        <w:ind w:right="-1"/>
        <w:jc w:val="left"/>
        <w:rPr>
          <w:rFonts w:cs="Times New Roman"/>
          <w:lang w:val="en-US"/>
        </w:rPr>
      </w:pPr>
      <w:r w:rsidRPr="00B7675F">
        <w:rPr>
          <w:rFonts w:cs="Times New Roman"/>
          <w:lang w:val="en-US"/>
        </w:rPr>
        <w:t>Y</w:t>
      </w:r>
      <w:r w:rsidR="009536EF" w:rsidRPr="00B7675F">
        <w:rPr>
          <w:rFonts w:cs="Times New Roman"/>
          <w:lang w:val="en-US"/>
        </w:rPr>
        <w:t>382</w:t>
      </w:r>
      <w:r w:rsidR="00834091" w:rsidRPr="00B7675F">
        <w:rPr>
          <w:rFonts w:cs="Times New Roman"/>
          <w:lang w:val="en-US"/>
        </w:rPr>
        <w:t>864</w:t>
      </w:r>
      <w:r w:rsidRPr="00B7675F">
        <w:rPr>
          <w:rFonts w:cs="Times New Roman"/>
          <w:lang w:val="en-US"/>
        </w:rPr>
        <w:t xml:space="preserve"> general project overview and all drawing documents contained therein</w:t>
      </w:r>
      <w:r w:rsidR="006155B4" w:rsidRPr="00B7675F">
        <w:rPr>
          <w:rFonts w:cs="Times New Roman"/>
          <w:lang w:val="en-US"/>
        </w:rPr>
        <w:t>.</w:t>
      </w:r>
    </w:p>
    <w:p w14:paraId="0D6A0995" w14:textId="77777777" w:rsidR="000A3821" w:rsidRPr="00B7675F" w:rsidRDefault="00571F77" w:rsidP="00133DA4">
      <w:pPr>
        <w:ind w:right="-1"/>
        <w:jc w:val="left"/>
        <w:rPr>
          <w:rFonts w:cs="Times New Roman"/>
          <w:lang w:val="en-US"/>
        </w:rPr>
      </w:pPr>
      <w:r w:rsidRPr="00B7675F">
        <w:rPr>
          <w:rFonts w:cs="Times New Roman"/>
          <w:lang w:val="en-US"/>
        </w:rPr>
        <w:t>Y095615 requirements for PCB`s and electronical assemblies</w:t>
      </w:r>
    </w:p>
    <w:p w14:paraId="37FE4D34" w14:textId="77777777" w:rsidR="00571F77" w:rsidRPr="00B7675F" w:rsidRDefault="00571F77" w:rsidP="00133DA4">
      <w:pPr>
        <w:ind w:right="-1"/>
        <w:jc w:val="left"/>
        <w:rPr>
          <w:rFonts w:cs="Times New Roman"/>
          <w:lang w:val="en-US"/>
        </w:rPr>
      </w:pPr>
      <w:r w:rsidRPr="00B7675F">
        <w:rPr>
          <w:rFonts w:cs="Times New Roman"/>
          <w:lang w:val="en-US"/>
        </w:rPr>
        <w:t>Y037150 rigid printed circuit boards for automotive applications</w:t>
      </w:r>
    </w:p>
    <w:p w14:paraId="31E4A6F2" w14:textId="77777777" w:rsidR="00571F77" w:rsidRPr="00B7675F" w:rsidRDefault="00571F77" w:rsidP="00133DA4">
      <w:pPr>
        <w:ind w:right="-1"/>
        <w:jc w:val="left"/>
        <w:rPr>
          <w:rFonts w:cs="Times New Roman"/>
          <w:lang w:val="en-US"/>
        </w:rPr>
      </w:pPr>
      <w:r w:rsidRPr="00B7675F">
        <w:rPr>
          <w:rFonts w:cs="Times New Roman"/>
          <w:lang w:val="en-US"/>
        </w:rPr>
        <w:t>Y364100 screw and service test</w:t>
      </w:r>
    </w:p>
    <w:p w14:paraId="2BE570B3" w14:textId="77777777" w:rsidR="001F0D4C" w:rsidRPr="00B7675F" w:rsidRDefault="001F0D4C" w:rsidP="00133DA4">
      <w:pPr>
        <w:ind w:right="-1"/>
        <w:jc w:val="left"/>
        <w:rPr>
          <w:rFonts w:cs="Times New Roman"/>
          <w:lang w:val="en-US"/>
        </w:rPr>
      </w:pPr>
      <w:r w:rsidRPr="00B7675F">
        <w:rPr>
          <w:rFonts w:cs="Times New Roman"/>
          <w:lang w:val="en-US"/>
        </w:rPr>
        <w:t>Y420556 Severity list cover</w:t>
      </w:r>
    </w:p>
    <w:p w14:paraId="1C215441" w14:textId="77777777" w:rsidR="001F0D4C" w:rsidRPr="00B7675F" w:rsidRDefault="001F0D4C" w:rsidP="001F0D4C">
      <w:pPr>
        <w:ind w:right="-1"/>
        <w:jc w:val="left"/>
        <w:rPr>
          <w:rFonts w:cs="Times New Roman"/>
          <w:lang w:val="en-US"/>
        </w:rPr>
      </w:pPr>
      <w:r w:rsidRPr="00B7675F">
        <w:rPr>
          <w:rFonts w:cs="Times New Roman"/>
          <w:lang w:val="en-US"/>
        </w:rPr>
        <w:t>Y420555 Severity list cover unit</w:t>
      </w:r>
    </w:p>
    <w:p w14:paraId="45A9F131" w14:textId="77777777" w:rsidR="001F0D4C" w:rsidRPr="00B7675F" w:rsidRDefault="001F0D4C" w:rsidP="001F0D4C">
      <w:pPr>
        <w:ind w:right="-1"/>
        <w:jc w:val="left"/>
        <w:rPr>
          <w:rFonts w:cs="Times New Roman"/>
          <w:lang w:val="en-US"/>
        </w:rPr>
      </w:pPr>
      <w:r w:rsidRPr="00B7675F">
        <w:rPr>
          <w:rFonts w:cs="Times New Roman"/>
          <w:lang w:val="en-US"/>
        </w:rPr>
        <w:t xml:space="preserve">Y420992 Additional document to drawing and severity </w:t>
      </w:r>
      <w:proofErr w:type="gramStart"/>
      <w:r w:rsidRPr="00B7675F">
        <w:rPr>
          <w:rFonts w:cs="Times New Roman"/>
          <w:lang w:val="en-US"/>
        </w:rPr>
        <w:t>list</w:t>
      </w:r>
      <w:proofErr w:type="gramEnd"/>
    </w:p>
    <w:p w14:paraId="2396CBC1" w14:textId="77777777" w:rsidR="0043693D" w:rsidRPr="00B7675F" w:rsidRDefault="001F0D4C" w:rsidP="00133DA4">
      <w:pPr>
        <w:ind w:right="-1"/>
        <w:jc w:val="left"/>
        <w:rPr>
          <w:rFonts w:cs="Times New Roman"/>
          <w:lang w:val="en-US"/>
        </w:rPr>
      </w:pPr>
      <w:r w:rsidRPr="00B7675F">
        <w:rPr>
          <w:rFonts w:cs="Times New Roman"/>
          <w:lang w:val="en-US"/>
        </w:rPr>
        <w:t>Y421468 Chemical resistance</w:t>
      </w:r>
    </w:p>
    <w:p w14:paraId="6B13749E" w14:textId="77777777" w:rsidR="00F31FCA" w:rsidRPr="00B7675F" w:rsidRDefault="00F31FCA" w:rsidP="00133DA4">
      <w:pPr>
        <w:ind w:right="-1"/>
        <w:jc w:val="left"/>
        <w:rPr>
          <w:lang w:val="en-US"/>
        </w:rPr>
      </w:pPr>
      <w:r w:rsidRPr="00B7675F">
        <w:rPr>
          <w:lang w:val="en-US"/>
        </w:rPr>
        <w:t>Y048862 Protection test</w:t>
      </w:r>
    </w:p>
    <w:p w14:paraId="646DB281" w14:textId="77777777" w:rsidR="00F31FCA" w:rsidRPr="00B7675F" w:rsidRDefault="00F31FCA" w:rsidP="00F31FCA">
      <w:pPr>
        <w:ind w:right="-1"/>
        <w:jc w:val="left"/>
        <w:rPr>
          <w:lang w:val="en-US"/>
        </w:rPr>
      </w:pPr>
      <w:r w:rsidRPr="00B7675F">
        <w:rPr>
          <w:lang w:val="en-US"/>
        </w:rPr>
        <w:t>Y048861 Temperature cycling test</w:t>
      </w:r>
    </w:p>
    <w:p w14:paraId="5F65E849" w14:textId="77777777" w:rsidR="00F31FCA" w:rsidRPr="00B7675F" w:rsidRDefault="00F31FCA" w:rsidP="00F31FCA">
      <w:pPr>
        <w:ind w:right="-1"/>
        <w:jc w:val="left"/>
        <w:rPr>
          <w:lang w:val="en-US"/>
        </w:rPr>
      </w:pPr>
      <w:r w:rsidRPr="00B7675F">
        <w:rPr>
          <w:lang w:val="en-US"/>
        </w:rPr>
        <w:t xml:space="preserve">Y048866 Combination test </w:t>
      </w:r>
    </w:p>
    <w:p w14:paraId="638D2829" w14:textId="77777777" w:rsidR="00D4614E" w:rsidRPr="00B7675F" w:rsidRDefault="00D4614E" w:rsidP="00F31FCA">
      <w:pPr>
        <w:ind w:right="-1"/>
        <w:jc w:val="left"/>
        <w:rPr>
          <w:lang w:val="en-US"/>
        </w:rPr>
      </w:pPr>
      <w:r w:rsidRPr="00B7675F">
        <w:rPr>
          <w:lang w:val="en-US"/>
        </w:rPr>
        <w:t>Y048867 Vibration test</w:t>
      </w:r>
    </w:p>
    <w:p w14:paraId="394A9F76" w14:textId="77777777" w:rsidR="00F31FCA" w:rsidRPr="00F31FCA" w:rsidRDefault="00F31FCA" w:rsidP="00133DA4">
      <w:pPr>
        <w:ind w:right="-1"/>
        <w:jc w:val="left"/>
        <w:rPr>
          <w:color w:val="00B050"/>
          <w:lang w:val="en-US"/>
        </w:rPr>
      </w:pPr>
    </w:p>
    <w:p w14:paraId="7ED4414A" w14:textId="77777777" w:rsidR="00441F63" w:rsidRDefault="00816E90" w:rsidP="00133DA4">
      <w:pPr>
        <w:ind w:right="-1"/>
        <w:jc w:val="left"/>
        <w:rPr>
          <w:rFonts w:cs="Times New Roman"/>
          <w:lang w:val="en-US"/>
        </w:rPr>
      </w:pPr>
      <w:r>
        <w:rPr>
          <w:rFonts w:cs="Times New Roman"/>
          <w:lang w:val="en-US"/>
        </w:rPr>
        <w:br w:type="page"/>
      </w:r>
    </w:p>
    <w:p w14:paraId="2FD9A267" w14:textId="77777777" w:rsidR="00D50803" w:rsidRPr="00290412" w:rsidRDefault="004E4B43" w:rsidP="00816E90">
      <w:pPr>
        <w:pStyle w:val="Heading1"/>
        <w:spacing w:before="0"/>
        <w:rPr>
          <w:lang w:val="en-US"/>
        </w:rPr>
      </w:pPr>
      <w:bookmarkStart w:id="9" w:name="_Toc514655232"/>
      <w:bookmarkStart w:id="10" w:name="_Toc78809052"/>
      <w:r w:rsidRPr="00290412">
        <w:rPr>
          <w:lang w:val="en-US"/>
        </w:rPr>
        <w:t>General information</w:t>
      </w:r>
      <w:bookmarkEnd w:id="9"/>
      <w:bookmarkEnd w:id="10"/>
    </w:p>
    <w:p w14:paraId="4B382042" w14:textId="77777777" w:rsidR="008757E3" w:rsidRPr="00AB42C3" w:rsidRDefault="008757E3" w:rsidP="00C546B0">
      <w:pPr>
        <w:pStyle w:val="Heading2"/>
        <w:rPr>
          <w:lang w:val="en-US"/>
        </w:rPr>
      </w:pPr>
      <w:bookmarkStart w:id="11" w:name="_Toc78809053"/>
      <w:bookmarkStart w:id="12" w:name="_Ref370717722"/>
      <w:r w:rsidRPr="00AB42C3">
        <w:rPr>
          <w:lang w:val="en-US"/>
        </w:rPr>
        <w:t>Cover unit overview</w:t>
      </w:r>
      <w:bookmarkEnd w:id="11"/>
    </w:p>
    <w:p w14:paraId="433A71D2" w14:textId="77777777" w:rsidR="00BB33CD" w:rsidRPr="00BB33CD" w:rsidRDefault="00BB33CD" w:rsidP="00BB33CD">
      <w:pPr>
        <w:rPr>
          <w:lang w:val="en-US"/>
        </w:rPr>
      </w:pPr>
      <w:r w:rsidRPr="00BB33CD">
        <w:rPr>
          <w:lang w:val="en-US"/>
        </w:rPr>
        <w:t>Exemplary representation for SN6 / 7 EVO cover unit</w:t>
      </w:r>
    </w:p>
    <w:p w14:paraId="342D6A12" w14:textId="4FB34F6D" w:rsidR="005459E0" w:rsidRDefault="008F7465" w:rsidP="00DF6B04">
      <w:pPr>
        <w:rPr>
          <w:noProof/>
        </w:rPr>
      </w:pPr>
      <w:r w:rsidRPr="00E95649">
        <w:rPr>
          <w:noProof/>
        </w:rPr>
        <w:drawing>
          <wp:inline distT="0" distB="0" distL="0" distR="0" wp14:anchorId="02E44CCD" wp14:editId="062B8C55">
            <wp:extent cx="5936615" cy="3297555"/>
            <wp:effectExtent l="0" t="0" r="0" b="0"/>
            <wp:docPr id="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3297555"/>
                    </a:xfrm>
                    <a:prstGeom prst="rect">
                      <a:avLst/>
                    </a:prstGeom>
                    <a:noFill/>
                    <a:ln>
                      <a:noFill/>
                    </a:ln>
                  </pic:spPr>
                </pic:pic>
              </a:graphicData>
            </a:graphic>
          </wp:inline>
        </w:drawing>
      </w:r>
    </w:p>
    <w:p w14:paraId="4D4AF3C7" w14:textId="77777777" w:rsidR="007D2BE3" w:rsidRPr="007D2BE3" w:rsidRDefault="007D2BE3" w:rsidP="007D2BE3">
      <w:pPr>
        <w:rPr>
          <w:lang w:val="en-US"/>
        </w:rPr>
      </w:pPr>
      <w:r w:rsidRPr="007D2BE3">
        <w:rPr>
          <w:lang w:val="en-US"/>
        </w:rPr>
        <w:t>More detail can be found in Y382864 and the</w:t>
      </w:r>
      <w:r>
        <w:rPr>
          <w:lang w:val="en-US"/>
        </w:rPr>
        <w:t xml:space="preserve"> </w:t>
      </w:r>
      <w:r w:rsidRPr="007D2BE3">
        <w:rPr>
          <w:lang w:val="en-US"/>
        </w:rPr>
        <w:t>respective drawing</w:t>
      </w:r>
      <w:r>
        <w:rPr>
          <w:lang w:val="en-US"/>
        </w:rPr>
        <w:t xml:space="preserve"> of each cover unit.</w:t>
      </w:r>
    </w:p>
    <w:p w14:paraId="4F76FED2" w14:textId="3640D91B" w:rsidR="005F3005" w:rsidRPr="005F3005" w:rsidRDefault="007D2BE3" w:rsidP="005F3005">
      <w:pPr>
        <w:rPr>
          <w:lang w:val="en-US"/>
        </w:rPr>
      </w:pPr>
      <w:r w:rsidRPr="003C0EF7">
        <w:rPr>
          <w:lang w:val="en-US"/>
        </w:rPr>
        <w:t>The shaft sealing, the M</w:t>
      </w:r>
      <w:r>
        <w:rPr>
          <w:lang w:val="en-US"/>
        </w:rPr>
        <w:t>5 screws with bushing and the sheet metal clamp are standard parts by Knorr-</w:t>
      </w:r>
      <w:proofErr w:type="spellStart"/>
      <w:r>
        <w:rPr>
          <w:lang w:val="en-US"/>
        </w:rPr>
        <w:t>Bremse</w:t>
      </w:r>
      <w:proofErr w:type="spellEnd"/>
      <w:r>
        <w:rPr>
          <w:lang w:val="en-US"/>
        </w:rPr>
        <w:t xml:space="preserve"> </w:t>
      </w:r>
      <w:r w:rsidRPr="007D2BE3">
        <w:rPr>
          <w:lang w:val="en-US"/>
        </w:rPr>
        <w:t xml:space="preserve">and </w:t>
      </w:r>
      <w:r w:rsidR="008226E9">
        <w:rPr>
          <w:lang w:val="en-US"/>
        </w:rPr>
        <w:t>can</w:t>
      </w:r>
      <w:r w:rsidRPr="007D2BE3">
        <w:rPr>
          <w:lang w:val="en-US"/>
        </w:rPr>
        <w:t xml:space="preserve"> be taken over</w:t>
      </w:r>
      <w:r>
        <w:rPr>
          <w:lang w:val="en-US"/>
        </w:rPr>
        <w:t>.</w:t>
      </w:r>
      <w:r w:rsidR="005F3005" w:rsidRPr="005F3005">
        <w:rPr>
          <w:color w:val="00B0F0"/>
          <w:lang w:val="en-US"/>
        </w:rPr>
        <w:t xml:space="preserve"> </w:t>
      </w:r>
      <w:r w:rsidR="005F3005" w:rsidRPr="005F3005">
        <w:rPr>
          <w:lang w:val="en-US"/>
        </w:rPr>
        <w:t xml:space="preserve">The bushing with M5 screw firmly pressed </w:t>
      </w:r>
      <w:r w:rsidR="00C7177A">
        <w:rPr>
          <w:lang w:val="en-US"/>
        </w:rPr>
        <w:t>(undetachable)</w:t>
      </w:r>
      <w:r w:rsidR="005F3005" w:rsidRPr="005F3005">
        <w:rPr>
          <w:lang w:val="en-US"/>
        </w:rPr>
        <w:t>in for transport and handling.</w:t>
      </w:r>
    </w:p>
    <w:p w14:paraId="231A9CDA" w14:textId="77777777" w:rsidR="008757E3" w:rsidRPr="007D2BE3" w:rsidRDefault="008757E3" w:rsidP="008757E3">
      <w:pPr>
        <w:rPr>
          <w:lang w:val="en-US"/>
        </w:rPr>
      </w:pPr>
    </w:p>
    <w:p w14:paraId="4F001383" w14:textId="77777777" w:rsidR="004B508D" w:rsidRPr="00AB42C3" w:rsidRDefault="00D50803" w:rsidP="00C546B0">
      <w:pPr>
        <w:pStyle w:val="Heading2"/>
        <w:rPr>
          <w:lang w:val="en-US"/>
        </w:rPr>
      </w:pPr>
      <w:bookmarkStart w:id="13" w:name="_Ref77950047"/>
      <w:bookmarkStart w:id="14" w:name="_Toc78809054"/>
      <w:r w:rsidRPr="00AB42C3">
        <w:rPr>
          <w:lang w:val="en-US"/>
        </w:rPr>
        <w:t xml:space="preserve">Function of the </w:t>
      </w:r>
      <w:bookmarkEnd w:id="12"/>
      <w:r w:rsidR="001B19C6" w:rsidRPr="00AB42C3">
        <w:rPr>
          <w:lang w:val="en-US"/>
        </w:rPr>
        <w:t>c</w:t>
      </w:r>
      <w:r w:rsidR="002676FA" w:rsidRPr="00AB42C3">
        <w:rPr>
          <w:lang w:val="en-US"/>
        </w:rPr>
        <w:t xml:space="preserve">over </w:t>
      </w:r>
      <w:r w:rsidR="001B19C6" w:rsidRPr="00AB42C3">
        <w:rPr>
          <w:lang w:val="en-US"/>
        </w:rPr>
        <w:t>u</w:t>
      </w:r>
      <w:r w:rsidR="002676FA" w:rsidRPr="00AB42C3">
        <w:rPr>
          <w:lang w:val="en-US"/>
        </w:rPr>
        <w:t>nit</w:t>
      </w:r>
      <w:r w:rsidR="001B19C6" w:rsidRPr="00AB42C3">
        <w:rPr>
          <w:lang w:val="en-US"/>
        </w:rPr>
        <w:t xml:space="preserve"> / sensor</w:t>
      </w:r>
      <w:bookmarkEnd w:id="13"/>
      <w:bookmarkEnd w:id="14"/>
    </w:p>
    <w:p w14:paraId="50F96AE5" w14:textId="77777777" w:rsidR="00AF02AF" w:rsidRDefault="004E26C0" w:rsidP="00E86557">
      <w:pPr>
        <w:pStyle w:val="BodyText"/>
        <w:tabs>
          <w:tab w:val="left" w:pos="1134"/>
        </w:tabs>
        <w:spacing w:after="0"/>
        <w:ind w:right="-1"/>
        <w:jc w:val="left"/>
        <w:rPr>
          <w:lang w:val="en-US"/>
        </w:rPr>
      </w:pPr>
      <w:r w:rsidRPr="00E438BD">
        <w:rPr>
          <w:lang w:val="en-US"/>
        </w:rPr>
        <w:t>The function of the brake which is of the sliding caliper type, is characteri</w:t>
      </w:r>
      <w:r w:rsidR="00420870" w:rsidRPr="00E438BD">
        <w:rPr>
          <w:lang w:val="en-US"/>
        </w:rPr>
        <w:t>z</w:t>
      </w:r>
      <w:r w:rsidRPr="00E438BD">
        <w:rPr>
          <w:lang w:val="en-US"/>
        </w:rPr>
        <w:t>ed by the fact that the application force is induced by a lever on one side and is transferred onto one brake pad via a so-called "bridge" with the help of one or two threaded spindles equipped with a thrust member, whereas the opposite second brake pad is pressed against the brake disc due to the reaction force resulting on the caliper. The automatic wear adjuster which is integrated into one of the threaded spindles compensates for pad and disc wear by unscrewing the threaded spindles.</w:t>
      </w:r>
      <w:r w:rsidR="00AF02AF" w:rsidRPr="00E438BD">
        <w:rPr>
          <w:lang w:val="en-US"/>
        </w:rPr>
        <w:t xml:space="preserve"> </w:t>
      </w:r>
      <w:r w:rsidRPr="00E438BD">
        <w:rPr>
          <w:lang w:val="en-US"/>
        </w:rPr>
        <w:t>The thread</w:t>
      </w:r>
      <w:r w:rsidR="00A71D6F" w:rsidRPr="00E438BD">
        <w:rPr>
          <w:lang w:val="en-US"/>
        </w:rPr>
        <w:t>ed</w:t>
      </w:r>
      <w:r w:rsidRPr="00E438BD">
        <w:rPr>
          <w:lang w:val="en-US"/>
        </w:rPr>
        <w:t xml:space="preserve"> spindle rotation is used </w:t>
      </w:r>
      <w:r w:rsidR="00577C7A" w:rsidRPr="00E438BD">
        <w:rPr>
          <w:lang w:val="en-US"/>
        </w:rPr>
        <w:t xml:space="preserve">as input parameter </w:t>
      </w:r>
      <w:r w:rsidRPr="00E438BD">
        <w:rPr>
          <w:lang w:val="en-US"/>
        </w:rPr>
        <w:t>for indirect</w:t>
      </w:r>
      <w:r w:rsidR="000C7B09" w:rsidRPr="00E438BD">
        <w:rPr>
          <w:lang w:val="en-US"/>
        </w:rPr>
        <w:t xml:space="preserve"> lining</w:t>
      </w:r>
      <w:r w:rsidRPr="00E438BD">
        <w:rPr>
          <w:lang w:val="en-US"/>
        </w:rPr>
        <w:t xml:space="preserve"> wear detection</w:t>
      </w:r>
      <w:r w:rsidR="00E13C42" w:rsidRPr="00E438BD">
        <w:rPr>
          <w:lang w:val="en-US"/>
        </w:rPr>
        <w:t>.</w:t>
      </w:r>
    </w:p>
    <w:p w14:paraId="0B86B906" w14:textId="77777777" w:rsidR="007D2DED" w:rsidRDefault="007D2DED" w:rsidP="007D2DED">
      <w:pPr>
        <w:pStyle w:val="BodyText"/>
        <w:tabs>
          <w:tab w:val="left" w:pos="1134"/>
        </w:tabs>
        <w:ind w:right="-1"/>
        <w:jc w:val="left"/>
        <w:rPr>
          <w:lang w:val="en-US"/>
        </w:rPr>
      </w:pPr>
      <w:r w:rsidRPr="007D2DED">
        <w:rPr>
          <w:lang w:val="en-US"/>
        </w:rPr>
        <w:t>The sensor is installed in the cover unit to protect it from environmental influences. The cover unit in turn covers the installation openings of the adjuster and synchronization assembly. This is intended to protect the internal brake mechanics from environmental influences.</w:t>
      </w:r>
    </w:p>
    <w:p w14:paraId="4AC45626" w14:textId="70D5B0C1" w:rsidR="00C070FC" w:rsidRPr="00B7675F" w:rsidRDefault="00C070FC" w:rsidP="007D2DED">
      <w:pPr>
        <w:pStyle w:val="BodyText"/>
        <w:tabs>
          <w:tab w:val="left" w:pos="1134"/>
        </w:tabs>
        <w:ind w:right="-1"/>
        <w:jc w:val="left"/>
        <w:rPr>
          <w:lang w:val="en-US"/>
        </w:rPr>
      </w:pPr>
      <w:r w:rsidRPr="00B7675F">
        <w:rPr>
          <w:lang w:val="en-US"/>
        </w:rPr>
        <w:t xml:space="preserve">The following picture shows </w:t>
      </w:r>
      <w:r w:rsidR="006F7973" w:rsidRPr="00B7675F">
        <w:rPr>
          <w:lang w:val="en-US"/>
        </w:rPr>
        <w:t xml:space="preserve">the structure of </w:t>
      </w:r>
      <w:r w:rsidR="00B251D9" w:rsidRPr="00B7675F">
        <w:rPr>
          <w:lang w:val="en-US"/>
        </w:rPr>
        <w:t>a complete air disc brake inclu</w:t>
      </w:r>
      <w:r w:rsidR="00A51E00" w:rsidRPr="00B7675F">
        <w:rPr>
          <w:lang w:val="en-US"/>
        </w:rPr>
        <w:t>ding the</w:t>
      </w:r>
      <w:r w:rsidR="00B251D9" w:rsidRPr="00B7675F">
        <w:rPr>
          <w:lang w:val="en-US"/>
        </w:rPr>
        <w:t xml:space="preserve"> </w:t>
      </w:r>
      <w:r w:rsidR="00CB19C2" w:rsidRPr="00B7675F">
        <w:rPr>
          <w:lang w:val="en-US"/>
        </w:rPr>
        <w:t>wear</w:t>
      </w:r>
      <w:r w:rsidR="00585C10" w:rsidRPr="00B7675F">
        <w:rPr>
          <w:lang w:val="en-US"/>
        </w:rPr>
        <w:t xml:space="preserve"> sensor </w:t>
      </w:r>
      <w:r w:rsidR="00B251D9" w:rsidRPr="00B7675F">
        <w:rPr>
          <w:lang w:val="en-US"/>
        </w:rPr>
        <w:t>cover unit</w:t>
      </w:r>
      <w:r w:rsidR="00585C10" w:rsidRPr="00B7675F">
        <w:rPr>
          <w:lang w:val="en-US"/>
        </w:rPr>
        <w:t>:</w:t>
      </w:r>
    </w:p>
    <w:p w14:paraId="4A74C8E3" w14:textId="77777777" w:rsidR="00B738EA" w:rsidRPr="00C070FC" w:rsidRDefault="00B738EA" w:rsidP="007D2DED">
      <w:pPr>
        <w:pStyle w:val="BodyText"/>
        <w:tabs>
          <w:tab w:val="left" w:pos="1134"/>
        </w:tabs>
        <w:ind w:right="-1"/>
        <w:jc w:val="left"/>
        <w:rPr>
          <w:noProof/>
          <w:lang w:val="en-US"/>
        </w:rPr>
      </w:pPr>
    </w:p>
    <w:p w14:paraId="7D4B7EA8" w14:textId="77777777" w:rsidR="00B738EA" w:rsidRPr="00C070FC" w:rsidRDefault="00B738EA" w:rsidP="007D2DED">
      <w:pPr>
        <w:pStyle w:val="BodyText"/>
        <w:tabs>
          <w:tab w:val="left" w:pos="1134"/>
        </w:tabs>
        <w:ind w:right="-1"/>
        <w:jc w:val="left"/>
        <w:rPr>
          <w:noProof/>
          <w:lang w:val="en-US"/>
        </w:rPr>
      </w:pPr>
    </w:p>
    <w:p w14:paraId="5446FD33" w14:textId="6B1E7C1D" w:rsidR="00B738EA" w:rsidRDefault="008B61AB" w:rsidP="007D2DED">
      <w:pPr>
        <w:pStyle w:val="BodyText"/>
        <w:tabs>
          <w:tab w:val="left" w:pos="1134"/>
        </w:tabs>
        <w:ind w:right="-1"/>
        <w:jc w:val="left"/>
        <w:rPr>
          <w:lang w:val="en-US"/>
        </w:rPr>
      </w:pPr>
      <w:r>
        <w:rPr>
          <w:noProof/>
        </w:rPr>
        <mc:AlternateContent>
          <mc:Choice Requires="wps">
            <w:drawing>
              <wp:anchor distT="0" distB="0" distL="114300" distR="114300" simplePos="0" relativeHeight="251660288" behindDoc="0" locked="0" layoutInCell="1" allowOverlap="1" wp14:anchorId="0B8C4C04" wp14:editId="341F2173">
                <wp:simplePos x="0" y="0"/>
                <wp:positionH relativeFrom="column">
                  <wp:posOffset>6129020</wp:posOffset>
                </wp:positionH>
                <wp:positionV relativeFrom="paragraph">
                  <wp:posOffset>2498725</wp:posOffset>
                </wp:positionV>
                <wp:extent cx="1612900" cy="501650"/>
                <wp:effectExtent l="0" t="0" r="25400" b="12700"/>
                <wp:wrapNone/>
                <wp:docPr id="53" name="Textfeld 53"/>
                <wp:cNvGraphicFramePr/>
                <a:graphic xmlns:a="http://schemas.openxmlformats.org/drawingml/2006/main">
                  <a:graphicData uri="http://schemas.microsoft.com/office/word/2010/wordprocessingShape">
                    <wps:wsp>
                      <wps:cNvSpPr txBox="1"/>
                      <wps:spPr>
                        <a:xfrm>
                          <a:off x="0" y="0"/>
                          <a:ext cx="1612900" cy="501650"/>
                        </a:xfrm>
                        <a:prstGeom prst="rect">
                          <a:avLst/>
                        </a:prstGeom>
                        <a:solidFill>
                          <a:schemeClr val="lt1"/>
                        </a:solidFill>
                        <a:ln w="6350">
                          <a:solidFill>
                            <a:prstClr val="black"/>
                          </a:solidFill>
                        </a:ln>
                      </wps:spPr>
                      <wps:txbx>
                        <w:txbxContent>
                          <w:p w14:paraId="0B8B7EEF" w14:textId="77777777" w:rsidR="008B61AB" w:rsidRDefault="008B61AB">
                            <w:r>
                              <w:t xml:space="preserve">Cover </w:t>
                            </w:r>
                          </w:p>
                          <w:p w14:paraId="504CE245" w14:textId="50A2AB1E" w:rsidR="008B61AB" w:rsidRDefault="008B61AB">
                            <w:r>
                              <w:t>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C4C04" id="_x0000_t202" coordsize="21600,21600" o:spt="202" path="m,l,21600r21600,l21600,xe">
                <v:stroke joinstyle="miter"/>
                <v:path gradientshapeok="t" o:connecttype="rect"/>
              </v:shapetype>
              <v:shape id="Textfeld 53" o:spid="_x0000_s1026" type="#_x0000_t202" style="position:absolute;margin-left:482.6pt;margin-top:196.75pt;width:127pt;height: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" fillcolor="white [3201]" strokeweight=".5pt">
                <v:textbox>
                  <w:txbxContent>
                    <w:p w14:paraId="0B8B7EEF" w14:textId="77777777" w:rsidR="008B61AB" w:rsidRDefault="008B61AB">
                      <w:r>
                        <w:t xml:space="preserve">Cover </w:t>
                      </w:r>
                    </w:p>
                    <w:p w14:paraId="504CE245" w14:textId="50A2AB1E" w:rsidR="008B61AB" w:rsidRDefault="008B61AB">
                      <w:r>
                        <w:t>unit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0CB56CD" wp14:editId="0ABD887B">
                <wp:simplePos x="0" y="0"/>
                <wp:positionH relativeFrom="column">
                  <wp:posOffset>5474970</wp:posOffset>
                </wp:positionH>
                <wp:positionV relativeFrom="paragraph">
                  <wp:posOffset>2555875</wp:posOffset>
                </wp:positionV>
                <wp:extent cx="831850" cy="127000"/>
                <wp:effectExtent l="38100" t="57150" r="25400" b="25400"/>
                <wp:wrapNone/>
                <wp:docPr id="52" name="Gerade Verbindung mit Pfeil 52"/>
                <wp:cNvGraphicFramePr/>
                <a:graphic xmlns:a="http://schemas.openxmlformats.org/drawingml/2006/main">
                  <a:graphicData uri="http://schemas.microsoft.com/office/word/2010/wordprocessingShape">
                    <wps:wsp>
                      <wps:cNvCnPr/>
                      <wps:spPr>
                        <a:xfrm flipH="1" flipV="1">
                          <a:off x="0" y="0"/>
                          <a:ext cx="8318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5E713A" id="_x0000_t32" coordsize="21600,21600" o:spt="32" o:oned="t" path="m,l21600,21600e" filled="f">
                <v:path arrowok="t" fillok="f" o:connecttype="none"/>
                <o:lock v:ext="edit" shapetype="t"/>
              </v:shapetype>
              <v:shape id="Gerade Verbindung mit Pfeil 52" o:spid="_x0000_s1026" type="#_x0000_t32" style="position:absolute;margin-left:431.1pt;margin-top:201.25pt;width:65.5pt;height:10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" strokecolor="#4472c4 [3204]" strokeweight=".5pt">
                <v:stroke endarrow="block" joinstyle="miter"/>
              </v:shape>
            </w:pict>
          </mc:Fallback>
        </mc:AlternateContent>
      </w:r>
      <w:r w:rsidR="008F7465" w:rsidRPr="001F6E90">
        <w:rPr>
          <w:noProof/>
        </w:rPr>
        <w:drawing>
          <wp:inline distT="0" distB="0" distL="0" distR="0" wp14:anchorId="0B631510" wp14:editId="27A690A8">
            <wp:extent cx="6317615" cy="7710170"/>
            <wp:effectExtent l="0" t="0" r="0" b="0"/>
            <wp:docPr id="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7615" cy="7710170"/>
                    </a:xfrm>
                    <a:prstGeom prst="rect">
                      <a:avLst/>
                    </a:prstGeom>
                    <a:noFill/>
                    <a:ln>
                      <a:noFill/>
                    </a:ln>
                  </pic:spPr>
                </pic:pic>
              </a:graphicData>
            </a:graphic>
          </wp:inline>
        </w:drawing>
      </w:r>
    </w:p>
    <w:p w14:paraId="426C6545" w14:textId="77777777" w:rsidR="00B738EA" w:rsidRDefault="00B738EA" w:rsidP="007D2DED">
      <w:pPr>
        <w:pStyle w:val="BodyText"/>
        <w:tabs>
          <w:tab w:val="left" w:pos="1134"/>
        </w:tabs>
        <w:spacing w:after="0"/>
        <w:ind w:right="-1"/>
        <w:jc w:val="left"/>
        <w:rPr>
          <w:lang w:val="en-US"/>
        </w:rPr>
      </w:pPr>
    </w:p>
    <w:p w14:paraId="6AB086BD" w14:textId="77777777" w:rsidR="00B738EA" w:rsidRPr="002F4207" w:rsidRDefault="007D2DED" w:rsidP="00B738EA">
      <w:pPr>
        <w:pStyle w:val="BodyText"/>
        <w:tabs>
          <w:tab w:val="left" w:pos="1134"/>
        </w:tabs>
        <w:spacing w:after="0"/>
        <w:ind w:right="-1"/>
        <w:jc w:val="left"/>
        <w:rPr>
          <w:lang w:val="en-US"/>
        </w:rPr>
      </w:pPr>
      <w:r w:rsidRPr="002F4207">
        <w:rPr>
          <w:lang w:val="en-US"/>
        </w:rPr>
        <w:t>The tightness requirements are described on the drawings of the cover unit</w:t>
      </w:r>
      <w:r w:rsidR="00EE434A" w:rsidRPr="002F4207">
        <w:rPr>
          <w:lang w:val="en-US"/>
        </w:rPr>
        <w:t>.</w:t>
      </w:r>
    </w:p>
    <w:p w14:paraId="112DEAC3" w14:textId="325465B8" w:rsidR="00B738EA" w:rsidRPr="002F4207" w:rsidRDefault="00B738EA" w:rsidP="00B738EA">
      <w:pPr>
        <w:pStyle w:val="BodyText"/>
        <w:tabs>
          <w:tab w:val="left" w:pos="1134"/>
        </w:tabs>
        <w:spacing w:after="0"/>
        <w:ind w:right="-1"/>
        <w:jc w:val="left"/>
        <w:rPr>
          <w:lang w:val="en-US"/>
        </w:rPr>
      </w:pPr>
    </w:p>
    <w:p w14:paraId="6ACF1909" w14:textId="77777777" w:rsidR="002F4207" w:rsidRPr="002F4207" w:rsidRDefault="002F4207" w:rsidP="00B738EA">
      <w:pPr>
        <w:pStyle w:val="BodyText"/>
        <w:tabs>
          <w:tab w:val="left" w:pos="1134"/>
        </w:tabs>
        <w:spacing w:after="0"/>
        <w:ind w:right="-1"/>
        <w:jc w:val="left"/>
        <w:rPr>
          <w:lang w:val="en-US"/>
        </w:rPr>
      </w:pPr>
    </w:p>
    <w:p w14:paraId="2993F61C" w14:textId="77777777" w:rsidR="00AF02AF" w:rsidRDefault="0038485A" w:rsidP="00B738EA">
      <w:pPr>
        <w:pStyle w:val="BodyText"/>
        <w:tabs>
          <w:tab w:val="left" w:pos="1134"/>
        </w:tabs>
        <w:spacing w:after="0"/>
        <w:ind w:right="-1"/>
        <w:jc w:val="left"/>
        <w:rPr>
          <w:lang w:val="en-US"/>
        </w:rPr>
      </w:pPr>
      <w:r w:rsidRPr="007579B0">
        <w:rPr>
          <w:lang w:val="en-US"/>
        </w:rPr>
        <w:t>Two different types of lining wear sensors are required:</w:t>
      </w:r>
    </w:p>
    <w:p w14:paraId="2C555DA6" w14:textId="77777777" w:rsidR="00AF02AF" w:rsidRPr="007579B0" w:rsidRDefault="00AF02AF" w:rsidP="00E86557">
      <w:pPr>
        <w:tabs>
          <w:tab w:val="left" w:pos="1134"/>
        </w:tabs>
        <w:ind w:right="-1"/>
        <w:jc w:val="left"/>
        <w:rPr>
          <w:lang w:val="en-US"/>
        </w:rPr>
      </w:pPr>
    </w:p>
    <w:p w14:paraId="61F67C19" w14:textId="77777777" w:rsidR="00AF02AF" w:rsidRPr="007579B0" w:rsidRDefault="00FC40E2" w:rsidP="003470D3">
      <w:pPr>
        <w:spacing w:after="120"/>
        <w:ind w:right="0"/>
        <w:jc w:val="left"/>
        <w:rPr>
          <w:u w:val="single"/>
          <w:lang w:val="en-US"/>
        </w:rPr>
      </w:pPr>
      <w:r w:rsidRPr="007579B0">
        <w:rPr>
          <w:u w:val="single"/>
          <w:lang w:val="en-US"/>
        </w:rPr>
        <w:t xml:space="preserve">a) </w:t>
      </w:r>
      <w:r w:rsidR="00AF02AF" w:rsidRPr="007579B0">
        <w:rPr>
          <w:u w:val="single"/>
          <w:lang w:val="en-US"/>
        </w:rPr>
        <w:t>Continuous lining wear sensor:</w:t>
      </w:r>
    </w:p>
    <w:p w14:paraId="4803C045" w14:textId="77777777" w:rsidR="004E26C0" w:rsidRPr="007579B0" w:rsidRDefault="00E13C42" w:rsidP="00D54913">
      <w:pPr>
        <w:tabs>
          <w:tab w:val="left" w:pos="0"/>
        </w:tabs>
        <w:ind w:right="-1"/>
        <w:jc w:val="left"/>
        <w:rPr>
          <w:lang w:val="en-US"/>
        </w:rPr>
      </w:pPr>
      <w:r w:rsidRPr="007579B0">
        <w:rPr>
          <w:lang w:val="en-US"/>
        </w:rPr>
        <w:t xml:space="preserve">Intension of the sensor is to </w:t>
      </w:r>
      <w:r w:rsidR="004E26C0" w:rsidRPr="007579B0">
        <w:rPr>
          <w:lang w:val="en-US"/>
        </w:rPr>
        <w:t>tra</w:t>
      </w:r>
      <w:r w:rsidRPr="007579B0">
        <w:rPr>
          <w:lang w:val="en-US"/>
        </w:rPr>
        <w:t>nsfer the angle of rotation into an electrical output signal</w:t>
      </w:r>
      <w:r w:rsidR="004E26C0" w:rsidRPr="007579B0">
        <w:rPr>
          <w:lang w:val="en-US"/>
        </w:rPr>
        <w:t>.</w:t>
      </w:r>
      <w:r w:rsidRPr="007579B0">
        <w:rPr>
          <w:lang w:val="en-US"/>
        </w:rPr>
        <w:t xml:space="preserve"> T</w:t>
      </w:r>
      <w:r w:rsidR="004E26C0" w:rsidRPr="007579B0">
        <w:rPr>
          <w:lang w:val="en-US"/>
        </w:rPr>
        <w:t xml:space="preserve">he sensor </w:t>
      </w:r>
      <w:r w:rsidRPr="007579B0">
        <w:rPr>
          <w:lang w:val="en-US"/>
        </w:rPr>
        <w:t>shall</w:t>
      </w:r>
      <w:r w:rsidR="004E26C0" w:rsidRPr="007579B0">
        <w:rPr>
          <w:lang w:val="en-US"/>
        </w:rPr>
        <w:t xml:space="preserve"> </w:t>
      </w:r>
      <w:r w:rsidR="005F652D" w:rsidRPr="007579B0">
        <w:rPr>
          <w:lang w:val="en-US"/>
        </w:rPr>
        <w:t xml:space="preserve">continuously </w:t>
      </w:r>
      <w:r w:rsidR="004E26C0" w:rsidRPr="007579B0">
        <w:rPr>
          <w:lang w:val="en-US"/>
        </w:rPr>
        <w:t>detect the pad and disc wear over the complete wearing range</w:t>
      </w:r>
      <w:r w:rsidR="005F652D">
        <w:rPr>
          <w:lang w:val="en-US"/>
        </w:rPr>
        <w:t>.</w:t>
      </w:r>
      <w:r w:rsidR="00157F24">
        <w:rPr>
          <w:lang w:val="en-US"/>
        </w:rPr>
        <w:t xml:space="preserve"> </w:t>
      </w:r>
      <w:r w:rsidR="005F652D">
        <w:rPr>
          <w:lang w:val="en-US"/>
        </w:rPr>
        <w:t xml:space="preserve">In </w:t>
      </w:r>
      <w:r w:rsidR="008D0FD4">
        <w:rPr>
          <w:lang w:val="en-US"/>
        </w:rPr>
        <w:t>every</w:t>
      </w:r>
      <w:r w:rsidR="005F652D">
        <w:rPr>
          <w:lang w:val="en-US"/>
        </w:rPr>
        <w:t xml:space="preserve"> possible operating and maintenance condition of a non-dismounted brake the sensor shall relate the wear state (</w:t>
      </w:r>
      <w:r w:rsidR="008D0FD4">
        <w:rPr>
          <w:lang w:val="en-US"/>
        </w:rPr>
        <w:t>→ angular position of the input port) to exactly one signal value.</w:t>
      </w:r>
    </w:p>
    <w:p w14:paraId="52F3F434" w14:textId="77777777" w:rsidR="00846491" w:rsidRPr="007579B0" w:rsidRDefault="00846491" w:rsidP="00E86557">
      <w:pPr>
        <w:tabs>
          <w:tab w:val="left" w:pos="1134"/>
        </w:tabs>
        <w:ind w:right="283"/>
        <w:jc w:val="left"/>
        <w:rPr>
          <w:lang w:val="en-US"/>
        </w:rPr>
      </w:pPr>
    </w:p>
    <w:p w14:paraId="73EC4043" w14:textId="77777777" w:rsidR="0048542E" w:rsidRPr="007579B0" w:rsidRDefault="004E26C0" w:rsidP="003470D3">
      <w:pPr>
        <w:tabs>
          <w:tab w:val="left" w:pos="1134"/>
        </w:tabs>
        <w:spacing w:after="120"/>
        <w:ind w:right="0"/>
        <w:jc w:val="left"/>
        <w:rPr>
          <w:lang w:val="en-US"/>
        </w:rPr>
      </w:pPr>
      <w:r w:rsidRPr="007579B0">
        <w:rPr>
          <w:lang w:val="en-US"/>
        </w:rPr>
        <w:t>The signal can be used for the following operations depending on the capacity of the diagnostic electronic control unit:</w:t>
      </w:r>
    </w:p>
    <w:p w14:paraId="496A2E38" w14:textId="77777777" w:rsidR="004E26C0" w:rsidRPr="007579B0" w:rsidRDefault="004E26C0" w:rsidP="00BB13C3">
      <w:pPr>
        <w:numPr>
          <w:ilvl w:val="0"/>
          <w:numId w:val="6"/>
        </w:numPr>
        <w:tabs>
          <w:tab w:val="clear" w:pos="360"/>
          <w:tab w:val="num" w:pos="426"/>
        </w:tabs>
        <w:ind w:left="426" w:right="283" w:hanging="284"/>
        <w:jc w:val="left"/>
        <w:rPr>
          <w:lang w:val="en-US"/>
        </w:rPr>
      </w:pPr>
      <w:r w:rsidRPr="007579B0">
        <w:rPr>
          <w:lang w:val="en-US"/>
        </w:rPr>
        <w:t>continuous wear control with wear indication</w:t>
      </w:r>
    </w:p>
    <w:p w14:paraId="097BF922" w14:textId="77777777" w:rsidR="004E26C0" w:rsidRPr="007579B0" w:rsidRDefault="004E26C0" w:rsidP="00BB13C3">
      <w:pPr>
        <w:numPr>
          <w:ilvl w:val="0"/>
          <w:numId w:val="6"/>
        </w:numPr>
        <w:tabs>
          <w:tab w:val="clear" w:pos="360"/>
          <w:tab w:val="num" w:pos="426"/>
        </w:tabs>
        <w:ind w:left="426" w:right="283" w:hanging="284"/>
        <w:jc w:val="left"/>
        <w:rPr>
          <w:lang w:val="en-US"/>
        </w:rPr>
      </w:pPr>
      <w:r w:rsidRPr="007579B0">
        <w:rPr>
          <w:lang w:val="en-US"/>
        </w:rPr>
        <w:t>monitoring of the brake operation by plausibility comparison of different brakes</w:t>
      </w:r>
    </w:p>
    <w:p w14:paraId="74113835" w14:textId="77777777" w:rsidR="004E26C0" w:rsidRPr="007579B0" w:rsidRDefault="004E26C0" w:rsidP="00BB13C3">
      <w:pPr>
        <w:numPr>
          <w:ilvl w:val="0"/>
          <w:numId w:val="6"/>
        </w:numPr>
        <w:tabs>
          <w:tab w:val="clear" w:pos="360"/>
          <w:tab w:val="num" w:pos="426"/>
        </w:tabs>
        <w:ind w:left="426" w:right="283" w:hanging="284"/>
        <w:jc w:val="left"/>
        <w:rPr>
          <w:lang w:val="en-US"/>
        </w:rPr>
      </w:pPr>
      <w:r w:rsidRPr="007579B0">
        <w:rPr>
          <w:lang w:val="en-US"/>
        </w:rPr>
        <w:t>simplification of service</w:t>
      </w:r>
    </w:p>
    <w:p w14:paraId="53A6458F" w14:textId="77777777" w:rsidR="004E26C0" w:rsidRPr="007579B0" w:rsidRDefault="004E26C0" w:rsidP="00BB13C3">
      <w:pPr>
        <w:numPr>
          <w:ilvl w:val="0"/>
          <w:numId w:val="6"/>
        </w:numPr>
        <w:tabs>
          <w:tab w:val="clear" w:pos="360"/>
          <w:tab w:val="num" w:pos="426"/>
        </w:tabs>
        <w:ind w:left="426" w:right="283" w:hanging="284"/>
        <w:jc w:val="left"/>
        <w:rPr>
          <w:lang w:val="en-US"/>
        </w:rPr>
      </w:pPr>
      <w:r w:rsidRPr="007579B0">
        <w:rPr>
          <w:lang w:val="en-US"/>
        </w:rPr>
        <w:t>wear harmonization between several axles</w:t>
      </w:r>
    </w:p>
    <w:p w14:paraId="2CC765FA" w14:textId="77777777" w:rsidR="00343663" w:rsidRPr="008B61AB" w:rsidRDefault="00343663" w:rsidP="00E86557">
      <w:pPr>
        <w:tabs>
          <w:tab w:val="left" w:pos="426"/>
        </w:tabs>
        <w:ind w:right="283"/>
        <w:jc w:val="left"/>
        <w:rPr>
          <w:lang w:val="en-US"/>
        </w:rPr>
      </w:pPr>
    </w:p>
    <w:p w14:paraId="789FF84A" w14:textId="6651D5C3" w:rsidR="001736BD" w:rsidRPr="00B7675F" w:rsidRDefault="001736BD" w:rsidP="00E86557">
      <w:pPr>
        <w:tabs>
          <w:tab w:val="left" w:pos="426"/>
        </w:tabs>
        <w:ind w:right="283"/>
        <w:jc w:val="left"/>
        <w:rPr>
          <w:lang w:val="en-US"/>
        </w:rPr>
      </w:pPr>
      <w:r w:rsidRPr="00B7675F">
        <w:rPr>
          <w:lang w:val="en-US"/>
        </w:rPr>
        <w:t>During normal operation in the vehicle the sensor is powered</w:t>
      </w:r>
      <w:r w:rsidR="000D5AFC" w:rsidRPr="00B7675F">
        <w:rPr>
          <w:lang w:val="en-US"/>
        </w:rPr>
        <w:t xml:space="preserve"> </w:t>
      </w:r>
      <w:r w:rsidRPr="00B7675F">
        <w:rPr>
          <w:lang w:val="en-US"/>
        </w:rPr>
        <w:t>up only temporarily</w:t>
      </w:r>
      <w:r w:rsidR="005D7DA3" w:rsidRPr="00B7675F">
        <w:rPr>
          <w:lang w:val="en-US"/>
        </w:rPr>
        <w:t xml:space="preserve"> after each </w:t>
      </w:r>
      <w:r w:rsidR="00BC3AE5" w:rsidRPr="00B7675F">
        <w:rPr>
          <w:lang w:val="en-US"/>
        </w:rPr>
        <w:t xml:space="preserve">brake </w:t>
      </w:r>
      <w:r w:rsidR="007F44DB" w:rsidRPr="00B7675F">
        <w:rPr>
          <w:lang w:val="en-US"/>
        </w:rPr>
        <w:t>application</w:t>
      </w:r>
      <w:r w:rsidRPr="00B7675F">
        <w:rPr>
          <w:lang w:val="en-US"/>
        </w:rPr>
        <w:t>.</w:t>
      </w:r>
    </w:p>
    <w:p w14:paraId="2C05323C" w14:textId="77777777" w:rsidR="001736BD" w:rsidRPr="00B7675F" w:rsidRDefault="001736BD" w:rsidP="00E86557">
      <w:pPr>
        <w:tabs>
          <w:tab w:val="left" w:pos="426"/>
        </w:tabs>
        <w:ind w:right="283"/>
        <w:jc w:val="left"/>
        <w:rPr>
          <w:lang w:val="en-US"/>
        </w:rPr>
      </w:pPr>
    </w:p>
    <w:p w14:paraId="5E64EB4E" w14:textId="77777777" w:rsidR="001736BD" w:rsidRPr="00B7675F" w:rsidRDefault="001736BD" w:rsidP="00E86557">
      <w:pPr>
        <w:tabs>
          <w:tab w:val="left" w:pos="426"/>
        </w:tabs>
        <w:ind w:right="283"/>
        <w:jc w:val="left"/>
        <w:rPr>
          <w:lang w:val="en-US"/>
        </w:rPr>
      </w:pPr>
      <w:r w:rsidRPr="00B7675F">
        <w:rPr>
          <w:lang w:val="en-US"/>
        </w:rPr>
        <w:t xml:space="preserve">During the </w:t>
      </w:r>
      <w:proofErr w:type="spellStart"/>
      <w:r w:rsidR="000D5AFC" w:rsidRPr="00B7675F">
        <w:rPr>
          <w:lang w:val="en-US"/>
        </w:rPr>
        <w:t>reset</w:t>
      </w:r>
      <w:proofErr w:type="spellEnd"/>
      <w:r w:rsidR="000D5AFC" w:rsidRPr="00B7675F">
        <w:rPr>
          <w:lang w:val="en-US"/>
        </w:rPr>
        <w:t xml:space="preserve"> of the disc brake for </w:t>
      </w:r>
      <w:r w:rsidRPr="00B7675F">
        <w:rPr>
          <w:lang w:val="en-US"/>
        </w:rPr>
        <w:t xml:space="preserve">exchange of </w:t>
      </w:r>
      <w:proofErr w:type="gramStart"/>
      <w:r w:rsidR="000D5AFC" w:rsidRPr="00B7675F">
        <w:rPr>
          <w:lang w:val="en-US"/>
        </w:rPr>
        <w:t>worn out</w:t>
      </w:r>
      <w:proofErr w:type="gramEnd"/>
      <w:r w:rsidR="000D5AFC" w:rsidRPr="00B7675F">
        <w:rPr>
          <w:lang w:val="en-US"/>
        </w:rPr>
        <w:t xml:space="preserve"> brake pads the sensor is not powered up.</w:t>
      </w:r>
    </w:p>
    <w:p w14:paraId="60A4026D" w14:textId="77777777" w:rsidR="001736BD" w:rsidRPr="000D5AFC" w:rsidRDefault="001736BD" w:rsidP="00E86557">
      <w:pPr>
        <w:tabs>
          <w:tab w:val="left" w:pos="426"/>
        </w:tabs>
        <w:ind w:right="283"/>
        <w:jc w:val="left"/>
        <w:rPr>
          <w:lang w:val="en-US"/>
        </w:rPr>
      </w:pPr>
    </w:p>
    <w:p w14:paraId="0EFDE971" w14:textId="77777777" w:rsidR="001736BD" w:rsidRPr="000D5AFC" w:rsidRDefault="001736BD" w:rsidP="00E86557">
      <w:pPr>
        <w:tabs>
          <w:tab w:val="left" w:pos="426"/>
        </w:tabs>
        <w:ind w:right="283"/>
        <w:jc w:val="left"/>
        <w:rPr>
          <w:lang w:val="en-US"/>
        </w:rPr>
      </w:pPr>
    </w:p>
    <w:p w14:paraId="3DF13F5C" w14:textId="77777777" w:rsidR="0038485A" w:rsidRPr="003470D3" w:rsidRDefault="00FC40E2" w:rsidP="003470D3">
      <w:pPr>
        <w:tabs>
          <w:tab w:val="left" w:pos="1134"/>
        </w:tabs>
        <w:spacing w:after="120"/>
        <w:ind w:right="0"/>
        <w:jc w:val="left"/>
        <w:rPr>
          <w:lang w:val="en-US"/>
        </w:rPr>
      </w:pPr>
      <w:r w:rsidRPr="007579B0">
        <w:rPr>
          <w:u w:val="single"/>
          <w:lang w:val="en-US"/>
        </w:rPr>
        <w:t xml:space="preserve">b) </w:t>
      </w:r>
      <w:r w:rsidR="0038485A" w:rsidRPr="007579B0">
        <w:rPr>
          <w:u w:val="single"/>
          <w:lang w:val="en-US"/>
        </w:rPr>
        <w:t>Black/white lining wear sensor</w:t>
      </w:r>
      <w:r w:rsidR="00545CE4">
        <w:rPr>
          <w:u w:val="single"/>
          <w:lang w:val="en-US"/>
        </w:rPr>
        <w:t xml:space="preserve"> (</w:t>
      </w:r>
      <w:r w:rsidR="001F1504">
        <w:rPr>
          <w:u w:val="single"/>
          <w:lang w:val="en-US"/>
        </w:rPr>
        <w:t>s</w:t>
      </w:r>
      <w:r w:rsidR="00545CE4">
        <w:rPr>
          <w:u w:val="single"/>
          <w:lang w:val="en-US"/>
        </w:rPr>
        <w:t>witch)</w:t>
      </w:r>
      <w:r w:rsidR="0038485A" w:rsidRPr="007579B0">
        <w:rPr>
          <w:u w:val="single"/>
          <w:lang w:val="en-US"/>
        </w:rPr>
        <w:t>:</w:t>
      </w:r>
    </w:p>
    <w:p w14:paraId="6B1885CF" w14:textId="77777777" w:rsidR="0038485A" w:rsidRPr="007579B0" w:rsidRDefault="0038485A" w:rsidP="00D54913">
      <w:pPr>
        <w:tabs>
          <w:tab w:val="left" w:pos="426"/>
        </w:tabs>
        <w:ind w:right="-1"/>
        <w:jc w:val="left"/>
        <w:rPr>
          <w:lang w:val="en-US"/>
        </w:rPr>
      </w:pPr>
      <w:r w:rsidRPr="007579B0">
        <w:rPr>
          <w:lang w:val="en-US"/>
        </w:rPr>
        <w:t>Intension of the sensor is to detect and indicate the lining wear end point</w:t>
      </w:r>
      <w:r w:rsidR="00DE5B59" w:rsidRPr="007579B0">
        <w:rPr>
          <w:lang w:val="en-US"/>
        </w:rPr>
        <w:t xml:space="preserve"> </w:t>
      </w:r>
      <w:proofErr w:type="gramStart"/>
      <w:r w:rsidR="00DE5B59" w:rsidRPr="007579B0">
        <w:rPr>
          <w:lang w:val="en-US"/>
        </w:rPr>
        <w:t>on the basis of</w:t>
      </w:r>
      <w:proofErr w:type="gramEnd"/>
      <w:r w:rsidR="00DE5B59" w:rsidRPr="007579B0">
        <w:rPr>
          <w:lang w:val="en-US"/>
        </w:rPr>
        <w:t xml:space="preserve"> the angle of the thread spindle rotation</w:t>
      </w:r>
      <w:r w:rsidRPr="007579B0">
        <w:rPr>
          <w:lang w:val="en-US"/>
        </w:rPr>
        <w:t>.</w:t>
      </w:r>
    </w:p>
    <w:p w14:paraId="26D24ACA" w14:textId="77777777" w:rsidR="0038485A" w:rsidRPr="007579B0" w:rsidRDefault="0038485A" w:rsidP="00D54913">
      <w:pPr>
        <w:tabs>
          <w:tab w:val="left" w:pos="1134"/>
        </w:tabs>
        <w:ind w:right="283"/>
        <w:jc w:val="left"/>
        <w:rPr>
          <w:lang w:val="en-US"/>
        </w:rPr>
      </w:pPr>
    </w:p>
    <w:p w14:paraId="6C8BF322" w14:textId="77777777" w:rsidR="0038485A" w:rsidRDefault="0038485A" w:rsidP="003470D3">
      <w:pPr>
        <w:tabs>
          <w:tab w:val="left" w:pos="1134"/>
        </w:tabs>
        <w:spacing w:after="120"/>
        <w:ind w:right="284"/>
        <w:jc w:val="left"/>
        <w:rPr>
          <w:lang w:val="en-US"/>
        </w:rPr>
      </w:pPr>
      <w:r w:rsidRPr="007579B0">
        <w:rPr>
          <w:lang w:val="en-US"/>
        </w:rPr>
        <w:t>The signal can be used for the following operations:</w:t>
      </w:r>
    </w:p>
    <w:p w14:paraId="4FFB51B1" w14:textId="77777777" w:rsidR="0038485A" w:rsidRPr="007579B0" w:rsidRDefault="0038485A" w:rsidP="00BB13C3">
      <w:pPr>
        <w:numPr>
          <w:ilvl w:val="0"/>
          <w:numId w:val="7"/>
        </w:numPr>
        <w:tabs>
          <w:tab w:val="clear" w:pos="360"/>
          <w:tab w:val="left" w:pos="426"/>
        </w:tabs>
        <w:ind w:left="426" w:right="283" w:hanging="284"/>
        <w:jc w:val="left"/>
        <w:rPr>
          <w:lang w:val="en-US"/>
        </w:rPr>
      </w:pPr>
      <w:r w:rsidRPr="007579B0">
        <w:rPr>
          <w:lang w:val="en-US"/>
        </w:rPr>
        <w:t>wear control with wear end point indication</w:t>
      </w:r>
    </w:p>
    <w:p w14:paraId="17D3A356" w14:textId="77777777" w:rsidR="002C05EA" w:rsidRPr="007579B0" w:rsidRDefault="002C05EA" w:rsidP="00420870">
      <w:pPr>
        <w:tabs>
          <w:tab w:val="left" w:pos="426"/>
          <w:tab w:val="left" w:pos="9355"/>
        </w:tabs>
        <w:ind w:right="283"/>
        <w:jc w:val="left"/>
        <w:rPr>
          <w:lang w:val="en-US"/>
        </w:rPr>
      </w:pPr>
    </w:p>
    <w:p w14:paraId="2D2DE7CB" w14:textId="77777777" w:rsidR="002C05EA" w:rsidRDefault="002C05EA" w:rsidP="00420870">
      <w:pPr>
        <w:tabs>
          <w:tab w:val="left" w:pos="426"/>
          <w:tab w:val="left" w:pos="9355"/>
        </w:tabs>
        <w:ind w:right="-1"/>
        <w:jc w:val="left"/>
        <w:rPr>
          <w:lang w:val="en-US"/>
        </w:rPr>
      </w:pPr>
      <w:r w:rsidRPr="007579B0">
        <w:rPr>
          <w:lang w:val="en-US"/>
        </w:rPr>
        <w:t xml:space="preserve">For both sensor </w:t>
      </w:r>
      <w:proofErr w:type="gramStart"/>
      <w:r w:rsidRPr="007579B0">
        <w:rPr>
          <w:lang w:val="en-US"/>
        </w:rPr>
        <w:t>types</w:t>
      </w:r>
      <w:proofErr w:type="gramEnd"/>
      <w:r w:rsidRPr="007579B0">
        <w:rPr>
          <w:lang w:val="en-US"/>
        </w:rPr>
        <w:t xml:space="preserve"> different variants are required with respect to signal characteristic</w:t>
      </w:r>
      <w:r w:rsidR="007579B0" w:rsidRPr="007579B0">
        <w:rPr>
          <w:lang w:val="en-US"/>
        </w:rPr>
        <w:t>, connector design</w:t>
      </w:r>
      <w:r w:rsidRPr="007579B0">
        <w:rPr>
          <w:lang w:val="en-US"/>
        </w:rPr>
        <w:t xml:space="preserve"> and</w:t>
      </w:r>
      <w:r w:rsidR="00B613BC">
        <w:rPr>
          <w:lang w:val="en-US"/>
        </w:rPr>
        <w:t xml:space="preserve"> / or</w:t>
      </w:r>
      <w:r w:rsidRPr="007579B0">
        <w:rPr>
          <w:lang w:val="en-US"/>
        </w:rPr>
        <w:t xml:space="preserve"> pin assignment (see chapter</w:t>
      </w:r>
      <w:r w:rsidR="000312AF">
        <w:rPr>
          <w:lang w:val="en-US"/>
        </w:rPr>
        <w:t xml:space="preserve"> 2.3</w:t>
      </w:r>
      <w:r w:rsidRPr="007579B0">
        <w:rPr>
          <w:lang w:val="en-US"/>
        </w:rPr>
        <w:t>).</w:t>
      </w:r>
    </w:p>
    <w:p w14:paraId="55223082" w14:textId="77777777" w:rsidR="001736BD" w:rsidRDefault="001736BD" w:rsidP="00420870">
      <w:pPr>
        <w:tabs>
          <w:tab w:val="left" w:pos="426"/>
          <w:tab w:val="left" w:pos="9355"/>
        </w:tabs>
        <w:ind w:right="-1"/>
        <w:jc w:val="left"/>
        <w:rPr>
          <w:lang w:val="en-US"/>
        </w:rPr>
      </w:pPr>
    </w:p>
    <w:p w14:paraId="1BABDC4C" w14:textId="77777777" w:rsidR="001736BD" w:rsidRPr="000D5AFC" w:rsidRDefault="001736BD" w:rsidP="00420870">
      <w:pPr>
        <w:tabs>
          <w:tab w:val="left" w:pos="426"/>
          <w:tab w:val="left" w:pos="9355"/>
        </w:tabs>
        <w:ind w:right="-1"/>
        <w:jc w:val="left"/>
        <w:rPr>
          <w:lang w:val="en-US"/>
        </w:rPr>
      </w:pPr>
    </w:p>
    <w:p w14:paraId="2B2F06C2" w14:textId="77777777" w:rsidR="00784C63" w:rsidRPr="000D5AFC" w:rsidRDefault="00C66B8C" w:rsidP="00977326">
      <w:pPr>
        <w:tabs>
          <w:tab w:val="left" w:pos="426"/>
          <w:tab w:val="left" w:pos="9355"/>
        </w:tabs>
        <w:ind w:right="-1"/>
        <w:jc w:val="left"/>
        <w:rPr>
          <w:lang w:val="en-US"/>
        </w:rPr>
      </w:pPr>
      <w:r w:rsidRPr="000D5AFC">
        <w:rPr>
          <w:lang w:val="en-US"/>
        </w:rPr>
        <w:br w:type="page"/>
      </w:r>
    </w:p>
    <w:p w14:paraId="46230E54" w14:textId="77777777" w:rsidR="00777CC4" w:rsidRPr="000F36B7" w:rsidRDefault="00777CC4" w:rsidP="00784C63">
      <w:pPr>
        <w:pStyle w:val="Heading2"/>
        <w:spacing w:before="0"/>
        <w:rPr>
          <w:lang w:val="en-US"/>
        </w:rPr>
      </w:pPr>
      <w:bookmarkStart w:id="15" w:name="_Ref370377396"/>
      <w:bookmarkStart w:id="16" w:name="_Ref370377424"/>
      <w:bookmarkStart w:id="17" w:name="_Ref370377481"/>
      <w:bookmarkStart w:id="18" w:name="_Ref370377496"/>
      <w:bookmarkStart w:id="19" w:name="_Ref370377514"/>
      <w:bookmarkStart w:id="20" w:name="_Ref370377529"/>
      <w:bookmarkStart w:id="21" w:name="_Ref370377583"/>
      <w:bookmarkStart w:id="22" w:name="_Ref370391206"/>
      <w:bookmarkStart w:id="23" w:name="_Ref370395651"/>
      <w:bookmarkStart w:id="24" w:name="_Toc78809055"/>
      <w:r w:rsidRPr="000F36B7">
        <w:rPr>
          <w:lang w:val="en-US"/>
        </w:rPr>
        <w:t>Sensor variants</w:t>
      </w:r>
      <w:bookmarkEnd w:id="15"/>
      <w:bookmarkEnd w:id="16"/>
      <w:bookmarkEnd w:id="17"/>
      <w:bookmarkEnd w:id="18"/>
      <w:bookmarkEnd w:id="19"/>
      <w:bookmarkEnd w:id="20"/>
      <w:bookmarkEnd w:id="21"/>
      <w:bookmarkEnd w:id="22"/>
      <w:bookmarkEnd w:id="23"/>
      <w:bookmarkEnd w:id="24"/>
    </w:p>
    <w:p w14:paraId="49E97BCA" w14:textId="77777777" w:rsidR="00777CC4" w:rsidRDefault="00777CC4" w:rsidP="00777CC4">
      <w:pPr>
        <w:rPr>
          <w:lang w:val="en-US"/>
        </w:rPr>
      </w:pPr>
      <w:r>
        <w:rPr>
          <w:lang w:val="en-US"/>
        </w:rPr>
        <w:t>The required sensor variants are shown in the following table:</w:t>
      </w:r>
    </w:p>
    <w:p w14:paraId="1D3ED4F8" w14:textId="77777777" w:rsidR="00A93D75" w:rsidRPr="003F3189" w:rsidRDefault="00A93D75" w:rsidP="00777CC4">
      <w:pPr>
        <w:rPr>
          <w:lang w:val="en-US"/>
        </w:rPr>
      </w:pPr>
    </w:p>
    <w:p w14:paraId="0E7CE6BE" w14:textId="5D6BCC33" w:rsidR="00777CC4" w:rsidRDefault="008F7465" w:rsidP="00777CC4">
      <w:pPr>
        <w:rPr>
          <w:lang w:val="en-US"/>
        </w:rPr>
      </w:pPr>
      <w:r w:rsidRPr="00A93D75">
        <w:rPr>
          <w:noProof/>
        </w:rPr>
        <w:drawing>
          <wp:inline distT="0" distB="0" distL="0" distR="0" wp14:anchorId="732BD051" wp14:editId="7BA0A877">
            <wp:extent cx="5936615" cy="6844030"/>
            <wp:effectExtent l="0" t="0" r="0" b="0"/>
            <wp:docPr id="4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6844030"/>
                    </a:xfrm>
                    <a:prstGeom prst="rect">
                      <a:avLst/>
                    </a:prstGeom>
                    <a:noFill/>
                    <a:ln>
                      <a:noFill/>
                    </a:ln>
                  </pic:spPr>
                </pic:pic>
              </a:graphicData>
            </a:graphic>
          </wp:inline>
        </w:drawing>
      </w:r>
    </w:p>
    <w:p w14:paraId="68ACC6C9" w14:textId="5932EB25" w:rsidR="00777CC4" w:rsidRPr="001D69AD" w:rsidRDefault="005E40AF" w:rsidP="00977326">
      <w:pPr>
        <w:tabs>
          <w:tab w:val="left" w:pos="426"/>
          <w:tab w:val="left" w:pos="9355"/>
        </w:tabs>
        <w:ind w:right="-1"/>
        <w:jc w:val="left"/>
        <w:rPr>
          <w:lang w:val="en-US"/>
        </w:rPr>
      </w:pPr>
      <w:r w:rsidRPr="001D69AD">
        <w:rPr>
          <w:lang w:val="en-US"/>
        </w:rPr>
        <w:t xml:space="preserve">The </w:t>
      </w:r>
      <w:r w:rsidR="00530785" w:rsidRPr="001D69AD">
        <w:rPr>
          <w:lang w:val="en-US"/>
        </w:rPr>
        <w:t xml:space="preserve">specified document numbers </w:t>
      </w:r>
      <w:proofErr w:type="spellStart"/>
      <w:r w:rsidR="00530785" w:rsidRPr="001D69AD">
        <w:rPr>
          <w:lang w:val="en-US"/>
        </w:rPr>
        <w:t>Zxxxxxx</w:t>
      </w:r>
      <w:proofErr w:type="spellEnd"/>
      <w:r w:rsidR="00530785" w:rsidRPr="001D69AD">
        <w:rPr>
          <w:lang w:val="en-US"/>
        </w:rPr>
        <w:t xml:space="preserve"> refer to the accompanying </w:t>
      </w:r>
      <w:r w:rsidR="00D91638" w:rsidRPr="001D69AD">
        <w:rPr>
          <w:lang w:val="en-US"/>
        </w:rPr>
        <w:t>Knorr-</w:t>
      </w:r>
      <w:proofErr w:type="spellStart"/>
      <w:r w:rsidR="00D91638" w:rsidRPr="001D69AD">
        <w:rPr>
          <w:lang w:val="en-US"/>
        </w:rPr>
        <w:t>Bremse</w:t>
      </w:r>
      <w:proofErr w:type="spellEnd"/>
      <w:r w:rsidR="00D91638" w:rsidRPr="001D69AD">
        <w:rPr>
          <w:lang w:val="en-US"/>
        </w:rPr>
        <w:t xml:space="preserve"> </w:t>
      </w:r>
      <w:r w:rsidR="00530785" w:rsidRPr="001D69AD">
        <w:rPr>
          <w:lang w:val="en-US"/>
        </w:rPr>
        <w:t xml:space="preserve">documents defining sensor characteristic (see chapter </w:t>
      </w:r>
      <w:r w:rsidR="00530785" w:rsidRPr="001D69AD">
        <w:rPr>
          <w:lang w:val="en-US"/>
        </w:rPr>
        <w:fldChar w:fldCharType="begin"/>
      </w:r>
      <w:r w:rsidR="00530785" w:rsidRPr="001D69AD">
        <w:rPr>
          <w:lang w:val="en-US"/>
        </w:rPr>
        <w:instrText xml:space="preserve"> REF _Ref323197066 \r \h </w:instrText>
      </w:r>
      <w:r w:rsidR="000957EE" w:rsidRPr="001D69AD">
        <w:rPr>
          <w:lang w:val="en-US"/>
        </w:rPr>
        <w:instrText xml:space="preserve"> \* MERGEFORMAT </w:instrText>
      </w:r>
      <w:r w:rsidR="00530785" w:rsidRPr="001D69AD">
        <w:rPr>
          <w:lang w:val="en-US"/>
        </w:rPr>
      </w:r>
      <w:r w:rsidR="00530785" w:rsidRPr="001D69AD">
        <w:rPr>
          <w:lang w:val="en-US"/>
        </w:rPr>
        <w:fldChar w:fldCharType="separate"/>
      </w:r>
      <w:r w:rsidR="00FF28F7">
        <w:rPr>
          <w:lang w:val="en-US"/>
        </w:rPr>
        <w:t>6.1</w:t>
      </w:r>
      <w:r w:rsidR="00530785" w:rsidRPr="001D69AD">
        <w:rPr>
          <w:lang w:val="en-US"/>
        </w:rPr>
        <w:fldChar w:fldCharType="end"/>
      </w:r>
      <w:r w:rsidR="00530785" w:rsidRPr="001D69AD">
        <w:rPr>
          <w:lang w:val="en-US"/>
        </w:rPr>
        <w:t xml:space="preserve">), </w:t>
      </w:r>
      <w:r w:rsidR="00D91638" w:rsidRPr="001D69AD">
        <w:rPr>
          <w:lang w:val="en-US"/>
        </w:rPr>
        <w:t>dimensions /</w:t>
      </w:r>
      <w:r w:rsidR="00530785" w:rsidRPr="001D69AD">
        <w:rPr>
          <w:lang w:val="en-US"/>
        </w:rPr>
        <w:t xml:space="preserve"> interface</w:t>
      </w:r>
      <w:r w:rsidR="00D91638" w:rsidRPr="001D69AD">
        <w:rPr>
          <w:lang w:val="en-US"/>
        </w:rPr>
        <w:t>s</w:t>
      </w:r>
      <w:r w:rsidR="00530785" w:rsidRPr="001D69AD">
        <w:rPr>
          <w:lang w:val="en-US"/>
        </w:rPr>
        <w:t xml:space="preserve"> (see chapter </w:t>
      </w:r>
      <w:r w:rsidR="00ED5297" w:rsidRPr="001D69AD">
        <w:rPr>
          <w:lang w:val="en-US"/>
        </w:rPr>
        <w:fldChar w:fldCharType="begin"/>
      </w:r>
      <w:r w:rsidR="00ED5297" w:rsidRPr="001D69AD">
        <w:rPr>
          <w:lang w:val="en-US"/>
        </w:rPr>
        <w:instrText xml:space="preserve"> REF _Ref370397124 \r \h </w:instrText>
      </w:r>
      <w:r w:rsidR="000957EE" w:rsidRPr="001D69AD">
        <w:rPr>
          <w:lang w:val="en-US"/>
        </w:rPr>
        <w:instrText xml:space="preserve"> \* MERGEFORMAT </w:instrText>
      </w:r>
      <w:r w:rsidR="00ED5297" w:rsidRPr="001D69AD">
        <w:rPr>
          <w:lang w:val="en-US"/>
        </w:rPr>
      </w:r>
      <w:r w:rsidR="00ED5297" w:rsidRPr="001D69AD">
        <w:rPr>
          <w:lang w:val="en-US"/>
        </w:rPr>
        <w:fldChar w:fldCharType="separate"/>
      </w:r>
      <w:r w:rsidR="00FF28F7">
        <w:rPr>
          <w:lang w:val="en-US"/>
        </w:rPr>
        <w:t>4.1</w:t>
      </w:r>
      <w:r w:rsidR="00ED5297" w:rsidRPr="001D69AD">
        <w:rPr>
          <w:lang w:val="en-US"/>
        </w:rPr>
        <w:fldChar w:fldCharType="end"/>
      </w:r>
      <w:r w:rsidR="00530785" w:rsidRPr="001D69AD">
        <w:rPr>
          <w:lang w:val="en-US"/>
        </w:rPr>
        <w:t>)</w:t>
      </w:r>
      <w:r w:rsidR="001D69AD" w:rsidRPr="001D69AD">
        <w:rPr>
          <w:lang w:val="en-US"/>
        </w:rPr>
        <w:t xml:space="preserve">, and plug features (see chapter </w:t>
      </w:r>
      <w:r w:rsidR="001D69AD" w:rsidRPr="001D69AD">
        <w:rPr>
          <w:lang w:val="en-US"/>
        </w:rPr>
        <w:fldChar w:fldCharType="begin"/>
      </w:r>
      <w:r w:rsidR="001D69AD" w:rsidRPr="001D69AD">
        <w:rPr>
          <w:lang w:val="en-US"/>
        </w:rPr>
        <w:instrText xml:space="preserve"> REF _Ref370305035 \r \h </w:instrText>
      </w:r>
      <w:r w:rsidR="001D69AD">
        <w:rPr>
          <w:lang w:val="en-US"/>
        </w:rPr>
        <w:instrText xml:space="preserve"> \* MERGEFORMAT </w:instrText>
      </w:r>
      <w:r w:rsidR="001D69AD" w:rsidRPr="001D69AD">
        <w:rPr>
          <w:lang w:val="en-US"/>
        </w:rPr>
      </w:r>
      <w:r w:rsidR="001D69AD" w:rsidRPr="001D69AD">
        <w:rPr>
          <w:lang w:val="en-US"/>
        </w:rPr>
        <w:fldChar w:fldCharType="separate"/>
      </w:r>
      <w:r w:rsidR="00FF28F7">
        <w:rPr>
          <w:lang w:val="en-US"/>
        </w:rPr>
        <w:t>5.1</w:t>
      </w:r>
      <w:r w:rsidR="001D69AD" w:rsidRPr="001D69AD">
        <w:rPr>
          <w:lang w:val="en-US"/>
        </w:rPr>
        <w:fldChar w:fldCharType="end"/>
      </w:r>
      <w:r w:rsidR="001D69AD" w:rsidRPr="001D69AD">
        <w:rPr>
          <w:lang w:val="en-US"/>
        </w:rPr>
        <w:t xml:space="preserve"> - </w:t>
      </w:r>
      <w:r w:rsidR="001D69AD" w:rsidRPr="001D69AD">
        <w:rPr>
          <w:lang w:val="en-US"/>
        </w:rPr>
        <w:fldChar w:fldCharType="begin"/>
      </w:r>
      <w:r w:rsidR="001D69AD" w:rsidRPr="001D69AD">
        <w:rPr>
          <w:lang w:val="en-US"/>
        </w:rPr>
        <w:instrText xml:space="preserve"> REF _Ref35431632 \r \h </w:instrText>
      </w:r>
      <w:r w:rsidR="001D69AD">
        <w:rPr>
          <w:lang w:val="en-US"/>
        </w:rPr>
        <w:instrText xml:space="preserve"> \* MERGEFORMAT </w:instrText>
      </w:r>
      <w:r w:rsidR="001D69AD" w:rsidRPr="001D69AD">
        <w:rPr>
          <w:lang w:val="en-US"/>
        </w:rPr>
      </w:r>
      <w:r w:rsidR="001D69AD" w:rsidRPr="001D69AD">
        <w:rPr>
          <w:lang w:val="en-US"/>
        </w:rPr>
        <w:fldChar w:fldCharType="separate"/>
      </w:r>
      <w:r w:rsidR="00FF28F7">
        <w:rPr>
          <w:lang w:val="en-US"/>
        </w:rPr>
        <w:t>5.3</w:t>
      </w:r>
      <w:r w:rsidR="001D69AD" w:rsidRPr="001D69AD">
        <w:rPr>
          <w:lang w:val="en-US"/>
        </w:rPr>
        <w:fldChar w:fldCharType="end"/>
      </w:r>
      <w:r w:rsidR="001D69AD" w:rsidRPr="001D69AD">
        <w:rPr>
          <w:lang w:val="en-US"/>
        </w:rPr>
        <w:t xml:space="preserve">) </w:t>
      </w:r>
      <w:r w:rsidR="00ED5297" w:rsidRPr="001D69AD">
        <w:rPr>
          <w:lang w:val="en-US"/>
        </w:rPr>
        <w:t>for the different sensor variants</w:t>
      </w:r>
      <w:r w:rsidR="00530785" w:rsidRPr="001D69AD">
        <w:rPr>
          <w:lang w:val="en-US"/>
        </w:rPr>
        <w:t>.</w:t>
      </w:r>
    </w:p>
    <w:p w14:paraId="4752FCF6" w14:textId="77777777" w:rsidR="001216E1" w:rsidRPr="001D69AD" w:rsidRDefault="001216E1" w:rsidP="00977326">
      <w:pPr>
        <w:tabs>
          <w:tab w:val="left" w:pos="426"/>
          <w:tab w:val="left" w:pos="9355"/>
        </w:tabs>
        <w:ind w:right="-1"/>
        <w:jc w:val="left"/>
        <w:rPr>
          <w:lang w:val="en-US"/>
        </w:rPr>
      </w:pPr>
    </w:p>
    <w:p w14:paraId="55BF5171" w14:textId="77777777" w:rsidR="00FC40E2" w:rsidRPr="00530785" w:rsidRDefault="00F940A6" w:rsidP="00C546B0">
      <w:pPr>
        <w:pStyle w:val="Heading2"/>
        <w:rPr>
          <w:lang w:val="en-US"/>
        </w:rPr>
      </w:pPr>
      <w:bookmarkStart w:id="25" w:name="_Ref369869560"/>
      <w:bookmarkStart w:id="26" w:name="_Toc78809056"/>
      <w:r w:rsidRPr="00530785">
        <w:rPr>
          <w:lang w:val="en-US"/>
        </w:rPr>
        <w:t>Sensor principle</w:t>
      </w:r>
      <w:bookmarkEnd w:id="25"/>
      <w:bookmarkEnd w:id="26"/>
    </w:p>
    <w:p w14:paraId="27A4415B" w14:textId="77777777" w:rsidR="00DE5B59" w:rsidRPr="00530785" w:rsidRDefault="00FC40E2" w:rsidP="003470D3">
      <w:pPr>
        <w:spacing w:after="120"/>
        <w:ind w:right="0"/>
        <w:rPr>
          <w:lang w:val="en-US"/>
        </w:rPr>
      </w:pPr>
      <w:r w:rsidRPr="00530785">
        <w:rPr>
          <w:u w:val="single"/>
          <w:lang w:val="en-US"/>
        </w:rPr>
        <w:t xml:space="preserve">a) </w:t>
      </w:r>
      <w:r w:rsidR="00DE5B59" w:rsidRPr="00530785">
        <w:rPr>
          <w:u w:val="single"/>
          <w:lang w:val="en-US"/>
        </w:rPr>
        <w:t>Continuous sensor</w:t>
      </w:r>
      <w:r w:rsidR="00DE5B59" w:rsidRPr="00043BF0">
        <w:rPr>
          <w:u w:val="single"/>
          <w:lang w:val="en-US"/>
        </w:rPr>
        <w:t>:</w:t>
      </w:r>
    </w:p>
    <w:p w14:paraId="636C09B6" w14:textId="77777777" w:rsidR="0026596D" w:rsidRPr="00751B11" w:rsidRDefault="00F940A6" w:rsidP="00420870">
      <w:pPr>
        <w:tabs>
          <w:tab w:val="left" w:pos="1134"/>
        </w:tabs>
        <w:ind w:right="-1"/>
        <w:jc w:val="left"/>
        <w:rPr>
          <w:lang w:val="en-US"/>
        </w:rPr>
      </w:pPr>
      <w:r w:rsidRPr="00751B11">
        <w:rPr>
          <w:lang w:val="en-US"/>
        </w:rPr>
        <w:t xml:space="preserve">The sensor </w:t>
      </w:r>
      <w:r w:rsidR="006422FD" w:rsidRPr="00751B11">
        <w:rPr>
          <w:lang w:val="en-US"/>
        </w:rPr>
        <w:t>may</w:t>
      </w:r>
      <w:r w:rsidRPr="00751B11">
        <w:rPr>
          <w:lang w:val="en-US"/>
        </w:rPr>
        <w:t xml:space="preserve"> base upon a </w:t>
      </w:r>
      <w:r w:rsidR="006422FD" w:rsidRPr="00751B11">
        <w:rPr>
          <w:lang w:val="en-US"/>
        </w:rPr>
        <w:t>rotary</w:t>
      </w:r>
      <w:r w:rsidRPr="00751B11">
        <w:rPr>
          <w:lang w:val="en-US"/>
        </w:rPr>
        <w:t xml:space="preserve"> potentiometer</w:t>
      </w:r>
      <w:r w:rsidR="00D50B2E" w:rsidRPr="00751B11">
        <w:rPr>
          <w:lang w:val="en-US"/>
        </w:rPr>
        <w:t xml:space="preserve"> with ohmic resistance path and </w:t>
      </w:r>
      <w:r w:rsidR="00C554F9" w:rsidRPr="00751B11">
        <w:rPr>
          <w:lang w:val="en-US"/>
        </w:rPr>
        <w:t>w</w:t>
      </w:r>
      <w:r w:rsidR="00D50B2E" w:rsidRPr="00751B11">
        <w:rPr>
          <w:lang w:val="en-US"/>
        </w:rPr>
        <w:t>iper</w:t>
      </w:r>
      <w:r w:rsidRPr="00751B11">
        <w:rPr>
          <w:lang w:val="en-US"/>
        </w:rPr>
        <w:t xml:space="preserve">. </w:t>
      </w:r>
      <w:r w:rsidR="006C246D" w:rsidRPr="00751B11">
        <w:rPr>
          <w:lang w:val="en-US"/>
        </w:rPr>
        <w:t>Alternatively</w:t>
      </w:r>
      <w:r w:rsidR="00E438BD" w:rsidRPr="00751B11">
        <w:rPr>
          <w:lang w:val="en-US"/>
        </w:rPr>
        <w:t>,</w:t>
      </w:r>
      <w:r w:rsidR="006C246D" w:rsidRPr="00751B11">
        <w:rPr>
          <w:lang w:val="en-US"/>
        </w:rPr>
        <w:t xml:space="preserve"> the sensor may also use a contactless sensing principle like rotary hall technology with magnetic probe.</w:t>
      </w:r>
      <w:r w:rsidR="0026596D" w:rsidRPr="00751B11">
        <w:rPr>
          <w:lang w:val="en-US"/>
        </w:rPr>
        <w:t xml:space="preserve"> </w:t>
      </w:r>
    </w:p>
    <w:p w14:paraId="42BD7A29" w14:textId="77777777" w:rsidR="0026596D" w:rsidRPr="00751B11" w:rsidRDefault="0026596D" w:rsidP="00420870">
      <w:pPr>
        <w:tabs>
          <w:tab w:val="left" w:pos="1134"/>
        </w:tabs>
        <w:ind w:right="-1"/>
        <w:jc w:val="left"/>
        <w:rPr>
          <w:lang w:val="en-US"/>
        </w:rPr>
      </w:pPr>
    </w:p>
    <w:p w14:paraId="7A045813" w14:textId="77777777" w:rsidR="00F940A6" w:rsidRPr="00751B11" w:rsidRDefault="00F940A6" w:rsidP="00420870">
      <w:pPr>
        <w:tabs>
          <w:tab w:val="left" w:pos="1134"/>
        </w:tabs>
        <w:ind w:right="-1"/>
        <w:jc w:val="left"/>
        <w:rPr>
          <w:lang w:val="en-US"/>
        </w:rPr>
      </w:pPr>
      <w:r w:rsidRPr="00751B11">
        <w:rPr>
          <w:lang w:val="en-US"/>
        </w:rPr>
        <w:t>The electronic</w:t>
      </w:r>
      <w:r w:rsidR="007F6A93" w:rsidRPr="00751B11">
        <w:rPr>
          <w:lang w:val="en-US"/>
        </w:rPr>
        <w:t xml:space="preserve"> circuit of the sensor</w:t>
      </w:r>
      <w:r w:rsidRPr="00751B11">
        <w:rPr>
          <w:lang w:val="en-US"/>
        </w:rPr>
        <w:t xml:space="preserve"> </w:t>
      </w:r>
      <w:proofErr w:type="gramStart"/>
      <w:r w:rsidR="00FC40E2" w:rsidRPr="00751B11">
        <w:rPr>
          <w:lang w:val="en-US"/>
        </w:rPr>
        <w:t>has to</w:t>
      </w:r>
      <w:proofErr w:type="gramEnd"/>
      <w:r w:rsidRPr="00751B11">
        <w:rPr>
          <w:lang w:val="en-US"/>
        </w:rPr>
        <w:t xml:space="preserve"> feature an active final stage</w:t>
      </w:r>
      <w:r w:rsidR="00E438BD" w:rsidRPr="00751B11">
        <w:rPr>
          <w:lang w:val="en-US"/>
        </w:rPr>
        <w:t xml:space="preserve"> (impedance converter/voltage follower)</w:t>
      </w:r>
      <w:r w:rsidRPr="00751B11">
        <w:rPr>
          <w:lang w:val="en-US"/>
        </w:rPr>
        <w:t xml:space="preserve"> in order to provide a stabilized analog output voltage.</w:t>
      </w:r>
    </w:p>
    <w:p w14:paraId="13B3C14C" w14:textId="77777777" w:rsidR="00FC40E2" w:rsidRPr="00751B11" w:rsidRDefault="00FC40E2" w:rsidP="00420870">
      <w:pPr>
        <w:tabs>
          <w:tab w:val="left" w:pos="1134"/>
        </w:tabs>
        <w:ind w:right="-1"/>
        <w:jc w:val="left"/>
        <w:rPr>
          <w:lang w:val="en-US"/>
        </w:rPr>
      </w:pPr>
    </w:p>
    <w:p w14:paraId="720B45C4" w14:textId="77777777" w:rsidR="00FC40E2" w:rsidRPr="00077861" w:rsidRDefault="00FC40E2" w:rsidP="003470D3">
      <w:pPr>
        <w:tabs>
          <w:tab w:val="left" w:pos="1134"/>
        </w:tabs>
        <w:spacing w:after="120"/>
        <w:ind w:right="0"/>
        <w:jc w:val="left"/>
        <w:rPr>
          <w:u w:val="single"/>
          <w:lang w:val="en-US"/>
        </w:rPr>
      </w:pPr>
      <w:r w:rsidRPr="00077861">
        <w:rPr>
          <w:u w:val="single"/>
          <w:lang w:val="en-US"/>
        </w:rPr>
        <w:t>b) Black/white sensor</w:t>
      </w:r>
      <w:r w:rsidR="00545CE4">
        <w:rPr>
          <w:u w:val="single"/>
          <w:lang w:val="en-US"/>
        </w:rPr>
        <w:t xml:space="preserve"> (switch)</w:t>
      </w:r>
      <w:r w:rsidRPr="00077861">
        <w:rPr>
          <w:u w:val="single"/>
          <w:lang w:val="en-US"/>
        </w:rPr>
        <w:t>:</w:t>
      </w:r>
    </w:p>
    <w:p w14:paraId="35806325" w14:textId="77777777" w:rsidR="00EE3C90" w:rsidRPr="00077861" w:rsidRDefault="00FC40E2" w:rsidP="00420870">
      <w:pPr>
        <w:tabs>
          <w:tab w:val="left" w:pos="1134"/>
        </w:tabs>
        <w:ind w:right="-1"/>
        <w:jc w:val="left"/>
        <w:rPr>
          <w:lang w:val="en-US"/>
        </w:rPr>
      </w:pPr>
      <w:r w:rsidRPr="00077861">
        <w:rPr>
          <w:lang w:val="en-US"/>
        </w:rPr>
        <w:t>The sensor</w:t>
      </w:r>
      <w:r w:rsidR="0026596D" w:rsidRPr="00077861">
        <w:rPr>
          <w:lang w:val="en-US"/>
        </w:rPr>
        <w:t xml:space="preserve"> may</w:t>
      </w:r>
      <w:r w:rsidRPr="00077861">
        <w:rPr>
          <w:lang w:val="en-US"/>
        </w:rPr>
        <w:t xml:space="preserve"> base </w:t>
      </w:r>
      <w:r w:rsidR="004121B9" w:rsidRPr="00077861">
        <w:rPr>
          <w:lang w:val="en-US"/>
        </w:rPr>
        <w:t>up</w:t>
      </w:r>
      <w:r w:rsidR="007F6A93" w:rsidRPr="00077861">
        <w:rPr>
          <w:lang w:val="en-US"/>
        </w:rPr>
        <w:t>on</w:t>
      </w:r>
      <w:r w:rsidR="0026596D" w:rsidRPr="00077861">
        <w:rPr>
          <w:lang w:val="en-US"/>
        </w:rPr>
        <w:t xml:space="preserve"> a rotary</w:t>
      </w:r>
      <w:r w:rsidR="007F6A93" w:rsidRPr="00077861">
        <w:rPr>
          <w:lang w:val="en-US"/>
        </w:rPr>
        <w:t xml:space="preserve"> </w:t>
      </w:r>
      <w:r w:rsidRPr="00077861">
        <w:rPr>
          <w:lang w:val="en-US"/>
        </w:rPr>
        <w:t>switch.</w:t>
      </w:r>
      <w:r w:rsidR="00F35A4C">
        <w:rPr>
          <w:lang w:val="en-US"/>
        </w:rPr>
        <w:t xml:space="preserve"> </w:t>
      </w:r>
      <w:r w:rsidR="00D35E01">
        <w:rPr>
          <w:lang w:val="en-US"/>
        </w:rPr>
        <w:t>The choice of technology and design i</w:t>
      </w:r>
      <w:r w:rsidR="0048788E">
        <w:rPr>
          <w:lang w:val="en-US"/>
        </w:rPr>
        <w:t>s up to the supplier.</w:t>
      </w:r>
    </w:p>
    <w:p w14:paraId="19684E7F" w14:textId="77777777" w:rsidR="00A17297" w:rsidRDefault="00A17297" w:rsidP="00C546B0">
      <w:pPr>
        <w:pStyle w:val="Heading2"/>
        <w:rPr>
          <w:lang w:val="en-US"/>
        </w:rPr>
      </w:pPr>
      <w:bookmarkStart w:id="27" w:name="_Ref370713234"/>
      <w:bookmarkStart w:id="28" w:name="_Toc78809057"/>
      <w:r>
        <w:rPr>
          <w:lang w:val="en-US"/>
        </w:rPr>
        <w:t>Design strategy</w:t>
      </w:r>
      <w:bookmarkEnd w:id="27"/>
      <w:bookmarkEnd w:id="28"/>
    </w:p>
    <w:p w14:paraId="51981FA0" w14:textId="77777777" w:rsidR="00A17297" w:rsidRDefault="00D82961" w:rsidP="0026596D">
      <w:pPr>
        <w:tabs>
          <w:tab w:val="left" w:pos="1134"/>
        </w:tabs>
        <w:ind w:right="-1"/>
        <w:jc w:val="left"/>
        <w:rPr>
          <w:lang w:val="en-US"/>
        </w:rPr>
      </w:pPr>
      <w:r>
        <w:rPr>
          <w:lang w:val="en-US"/>
        </w:rPr>
        <w:t xml:space="preserve">The design of the </w:t>
      </w:r>
      <w:r w:rsidR="006B5F73">
        <w:rPr>
          <w:lang w:val="en-US"/>
        </w:rPr>
        <w:t xml:space="preserve">cover and </w:t>
      </w:r>
      <w:r>
        <w:rPr>
          <w:lang w:val="en-US"/>
        </w:rPr>
        <w:t>sensor should allow for the usage of as many common parts for the different sensor</w:t>
      </w:r>
      <w:r w:rsidR="00245BEE">
        <w:rPr>
          <w:lang w:val="en-US"/>
        </w:rPr>
        <w:t xml:space="preserve"> and cover</w:t>
      </w:r>
      <w:r>
        <w:rPr>
          <w:lang w:val="en-US"/>
        </w:rPr>
        <w:t xml:space="preserve"> variants as technically feasible as well as economically rea</w:t>
      </w:r>
      <w:r w:rsidR="00456240">
        <w:rPr>
          <w:lang w:val="en-US"/>
        </w:rPr>
        <w:t>sonable.</w:t>
      </w:r>
    </w:p>
    <w:p w14:paraId="54020D86" w14:textId="77777777" w:rsidR="00245BEE" w:rsidRPr="000F36B7" w:rsidRDefault="00743610" w:rsidP="0026596D">
      <w:pPr>
        <w:tabs>
          <w:tab w:val="left" w:pos="1134"/>
        </w:tabs>
        <w:ind w:right="-1"/>
        <w:jc w:val="left"/>
        <w:rPr>
          <w:lang w:val="en-US"/>
        </w:rPr>
      </w:pPr>
      <w:r w:rsidRPr="000F36B7">
        <w:rPr>
          <w:lang w:val="en-US"/>
        </w:rPr>
        <w:t>The supplier should point out any potential for improvement</w:t>
      </w:r>
      <w:r w:rsidR="008713AC" w:rsidRPr="000F36B7">
        <w:rPr>
          <w:lang w:val="en-US"/>
        </w:rPr>
        <w:t>.</w:t>
      </w:r>
    </w:p>
    <w:p w14:paraId="368C50FE" w14:textId="0A4BB925" w:rsidR="00F517B0" w:rsidRPr="00DC6952" w:rsidRDefault="004E4B43" w:rsidP="00393638">
      <w:pPr>
        <w:pStyle w:val="Heading2"/>
        <w:tabs>
          <w:tab w:val="left" w:pos="5812"/>
        </w:tabs>
        <w:ind w:right="-1"/>
        <w:jc w:val="left"/>
        <w:rPr>
          <w:lang w:val="en-US"/>
        </w:rPr>
      </w:pPr>
      <w:bookmarkStart w:id="29" w:name="_Toc514655236"/>
      <w:bookmarkStart w:id="30" w:name="_Toc78809058"/>
      <w:r w:rsidRPr="000E3C95">
        <w:rPr>
          <w:lang w:val="en-US"/>
        </w:rPr>
        <w:t xml:space="preserve">Mounting </w:t>
      </w:r>
      <w:r w:rsidR="0039638D" w:rsidRPr="000E3C95">
        <w:rPr>
          <w:lang w:val="en-US"/>
        </w:rPr>
        <w:t>l</w:t>
      </w:r>
      <w:r w:rsidRPr="000E3C95">
        <w:rPr>
          <w:lang w:val="en-US"/>
        </w:rPr>
        <w:t>ocation</w:t>
      </w:r>
      <w:bookmarkStart w:id="31" w:name="_Toc514655237"/>
      <w:bookmarkEnd w:id="29"/>
      <w:bookmarkEnd w:id="30"/>
    </w:p>
    <w:p w14:paraId="094DD690" w14:textId="206BF945" w:rsidR="00AD22B3" w:rsidRPr="00B7675F" w:rsidRDefault="00F1400F" w:rsidP="00420870">
      <w:pPr>
        <w:tabs>
          <w:tab w:val="left" w:pos="5812"/>
        </w:tabs>
        <w:ind w:right="-1"/>
        <w:jc w:val="left"/>
        <w:rPr>
          <w:rStyle w:val="normaltextrun"/>
          <w:shd w:val="clear" w:color="auto" w:fill="FFFFFF"/>
          <w:lang w:val="en-US"/>
        </w:rPr>
      </w:pPr>
      <w:r w:rsidRPr="00B7675F">
        <w:rPr>
          <w:rStyle w:val="normaltextrun"/>
          <w:shd w:val="clear" w:color="auto" w:fill="FFFFFF"/>
          <w:lang w:val="en-US"/>
        </w:rPr>
        <w:t>Th</w:t>
      </w:r>
      <w:r w:rsidR="00DC6952" w:rsidRPr="00B7675F">
        <w:rPr>
          <w:rStyle w:val="normaltextrun"/>
          <w:shd w:val="clear" w:color="auto" w:fill="FFFFFF"/>
          <w:lang w:val="en-US"/>
        </w:rPr>
        <w:t xml:space="preserve">e </w:t>
      </w:r>
      <w:r w:rsidRPr="00B7675F">
        <w:rPr>
          <w:rStyle w:val="normaltextrun"/>
          <w:shd w:val="clear" w:color="auto" w:fill="FFFFFF"/>
          <w:lang w:val="en-US"/>
        </w:rPr>
        <w:t xml:space="preserve">cover-unit is installed on the caliper of the disc brake (see picture </w:t>
      </w:r>
      <w:r w:rsidR="00F517B0" w:rsidRPr="00B7675F">
        <w:rPr>
          <w:rStyle w:val="normaltextrun"/>
          <w:shd w:val="clear" w:color="auto" w:fill="FFFFFF"/>
          <w:lang w:val="en-US"/>
        </w:rPr>
        <w:t>chap</w:t>
      </w:r>
      <w:r w:rsidR="007A105B" w:rsidRPr="00B7675F">
        <w:rPr>
          <w:rStyle w:val="normaltextrun"/>
          <w:shd w:val="clear" w:color="auto" w:fill="FFFFFF"/>
          <w:lang w:val="en-US"/>
        </w:rPr>
        <w:t>t</w:t>
      </w:r>
      <w:r w:rsidR="00F517B0" w:rsidRPr="00B7675F">
        <w:rPr>
          <w:rStyle w:val="normaltextrun"/>
          <w:shd w:val="clear" w:color="auto" w:fill="FFFFFF"/>
          <w:lang w:val="en-US"/>
        </w:rPr>
        <w:t xml:space="preserve">er </w:t>
      </w:r>
      <w:r w:rsidR="00F417C9" w:rsidRPr="00B7675F">
        <w:rPr>
          <w:rStyle w:val="normaltextrun"/>
          <w:shd w:val="clear" w:color="auto" w:fill="FFFFFF"/>
          <w:lang w:val="en-US"/>
        </w:rPr>
        <w:fldChar w:fldCharType="begin"/>
      </w:r>
      <w:r w:rsidR="00F417C9" w:rsidRPr="00B7675F">
        <w:rPr>
          <w:rStyle w:val="normaltextrun"/>
          <w:shd w:val="clear" w:color="auto" w:fill="FFFFFF"/>
          <w:lang w:val="en-US"/>
        </w:rPr>
        <w:instrText xml:space="preserve"> REF _Ref77950047 \r \h </w:instrText>
      </w:r>
      <w:r w:rsidR="00F417C9" w:rsidRPr="00B7675F">
        <w:rPr>
          <w:rStyle w:val="normaltextrun"/>
          <w:shd w:val="clear" w:color="auto" w:fill="FFFFFF"/>
          <w:lang w:val="en-US"/>
        </w:rPr>
      </w:r>
      <w:r w:rsidR="00F417C9" w:rsidRPr="00B7675F">
        <w:rPr>
          <w:rStyle w:val="normaltextrun"/>
          <w:shd w:val="clear" w:color="auto" w:fill="FFFFFF"/>
          <w:lang w:val="en-US"/>
        </w:rPr>
        <w:fldChar w:fldCharType="separate"/>
      </w:r>
      <w:r w:rsidR="00FF28F7">
        <w:rPr>
          <w:rStyle w:val="normaltextrun"/>
          <w:shd w:val="clear" w:color="auto" w:fill="FFFFFF"/>
          <w:lang w:val="en-US"/>
        </w:rPr>
        <w:t>2.2</w:t>
      </w:r>
      <w:r w:rsidR="00F417C9" w:rsidRPr="00B7675F">
        <w:rPr>
          <w:rStyle w:val="normaltextrun"/>
          <w:shd w:val="clear" w:color="auto" w:fill="FFFFFF"/>
          <w:lang w:val="en-US"/>
        </w:rPr>
        <w:fldChar w:fldCharType="end"/>
      </w:r>
      <w:r w:rsidR="00F517B0" w:rsidRPr="00B7675F">
        <w:rPr>
          <w:rStyle w:val="normaltextrun"/>
          <w:shd w:val="clear" w:color="auto" w:fill="FFFFFF"/>
          <w:lang w:val="en-US"/>
        </w:rPr>
        <w:t>)</w:t>
      </w:r>
    </w:p>
    <w:p w14:paraId="75A517BD" w14:textId="77777777" w:rsidR="00D4208A" w:rsidRDefault="00D4208A" w:rsidP="00420870">
      <w:pPr>
        <w:tabs>
          <w:tab w:val="left" w:pos="5812"/>
        </w:tabs>
        <w:ind w:right="-1"/>
        <w:jc w:val="left"/>
        <w:rPr>
          <w:rStyle w:val="normaltextrun"/>
          <w:color w:val="000000"/>
          <w:shd w:val="clear" w:color="auto" w:fill="FFFFFF"/>
          <w:lang w:val="en-US"/>
        </w:rPr>
      </w:pPr>
    </w:p>
    <w:p w14:paraId="44F0160F" w14:textId="77777777" w:rsidR="00D4208A" w:rsidRDefault="00D4208A" w:rsidP="00D4208A">
      <w:pPr>
        <w:tabs>
          <w:tab w:val="left" w:pos="5812"/>
        </w:tabs>
        <w:ind w:right="-1"/>
        <w:jc w:val="left"/>
        <w:rPr>
          <w:lang w:val="en-US"/>
        </w:rPr>
      </w:pPr>
      <w:r w:rsidRPr="0006001E">
        <w:rPr>
          <w:lang w:val="en-US"/>
        </w:rPr>
        <w:t>The rotation axis of the sensor runs parallel to the rotation axis of the respective vehicle wheel.</w:t>
      </w:r>
    </w:p>
    <w:p w14:paraId="3BB921DA" w14:textId="77777777" w:rsidR="00D4208A" w:rsidRPr="00F1400F" w:rsidRDefault="00D4208A" w:rsidP="00420870">
      <w:pPr>
        <w:tabs>
          <w:tab w:val="left" w:pos="5812"/>
        </w:tabs>
        <w:ind w:right="-1"/>
        <w:jc w:val="left"/>
        <w:rPr>
          <w:lang w:val="en-US"/>
        </w:rPr>
      </w:pPr>
    </w:p>
    <w:p w14:paraId="4AFC1780" w14:textId="77777777" w:rsidR="004E4B43" w:rsidRPr="000F36B7" w:rsidRDefault="004E4B43" w:rsidP="00C546B0">
      <w:pPr>
        <w:pStyle w:val="Heading2"/>
        <w:rPr>
          <w:lang w:val="en-US"/>
        </w:rPr>
      </w:pPr>
      <w:bookmarkStart w:id="32" w:name="_Toc514655239"/>
      <w:bookmarkStart w:id="33" w:name="_Toc78809059"/>
      <w:bookmarkEnd w:id="31"/>
      <w:r w:rsidRPr="000F36B7">
        <w:rPr>
          <w:lang w:val="en-US"/>
        </w:rPr>
        <w:t>Protection</w:t>
      </w:r>
      <w:bookmarkEnd w:id="32"/>
      <w:bookmarkEnd w:id="33"/>
    </w:p>
    <w:p w14:paraId="0B2366DC" w14:textId="0090B4B1" w:rsidR="001666FC" w:rsidRPr="00B7675F" w:rsidRDefault="00E0695D" w:rsidP="009F2F1F">
      <w:pPr>
        <w:tabs>
          <w:tab w:val="left" w:pos="9355"/>
        </w:tabs>
        <w:ind w:right="-1"/>
        <w:jc w:val="left"/>
        <w:rPr>
          <w:lang w:val="en-US"/>
        </w:rPr>
      </w:pPr>
      <w:r w:rsidRPr="00B7675F">
        <w:rPr>
          <w:lang w:val="en-US"/>
        </w:rPr>
        <w:t>Mounted to the brake caliper t</w:t>
      </w:r>
      <w:r w:rsidR="00426D2B" w:rsidRPr="00B7675F">
        <w:rPr>
          <w:lang w:val="en-US"/>
        </w:rPr>
        <w:t xml:space="preserve">he </w:t>
      </w:r>
      <w:r w:rsidR="00160626" w:rsidRPr="00B7675F">
        <w:rPr>
          <w:lang w:val="en-US"/>
        </w:rPr>
        <w:t xml:space="preserve">cover unit shall fulfill </w:t>
      </w:r>
      <w:r w:rsidR="00F01D42" w:rsidRPr="00B7675F">
        <w:rPr>
          <w:rStyle w:val="normaltextrun"/>
          <w:shd w:val="clear" w:color="auto" w:fill="FFFFFF"/>
          <w:lang w:val="en-US"/>
        </w:rPr>
        <w:t>p</w:t>
      </w:r>
      <w:r w:rsidR="00160626" w:rsidRPr="00B7675F">
        <w:rPr>
          <w:rStyle w:val="normaltextrun"/>
          <w:shd w:val="clear" w:color="auto" w:fill="FFFFFF"/>
          <w:lang w:val="en-US"/>
        </w:rPr>
        <w:t>rotection class</w:t>
      </w:r>
      <w:r w:rsidR="00160626" w:rsidRPr="00B7675F">
        <w:rPr>
          <w:rStyle w:val="tabchar"/>
          <w:rFonts w:ascii="Calibri" w:hAnsi="Calibri" w:cs="Calibri"/>
          <w:shd w:val="clear" w:color="auto" w:fill="FFFFFF"/>
          <w:lang w:val="en-US"/>
        </w:rPr>
        <w:t xml:space="preserve"> </w:t>
      </w:r>
      <w:r w:rsidR="00160626" w:rsidRPr="00B7675F">
        <w:rPr>
          <w:rStyle w:val="normaltextrun"/>
          <w:shd w:val="clear" w:color="auto" w:fill="FFFFFF"/>
          <w:lang w:val="en-US"/>
        </w:rPr>
        <w:t>IP6K9K and IPx8</w:t>
      </w:r>
      <w:r w:rsidR="00F01D42" w:rsidRPr="00B7675F">
        <w:rPr>
          <w:rStyle w:val="eop"/>
          <w:shd w:val="clear" w:color="auto" w:fill="FFFFFF"/>
          <w:lang w:val="en-US"/>
        </w:rPr>
        <w:t>.</w:t>
      </w:r>
      <w:r w:rsidR="009F2F1F" w:rsidRPr="00B7675F">
        <w:rPr>
          <w:lang w:val="en-US"/>
        </w:rPr>
        <w:t xml:space="preserve"> </w:t>
      </w:r>
    </w:p>
    <w:p w14:paraId="1973B5DB" w14:textId="5AAFCC01" w:rsidR="009F2F1F" w:rsidRPr="00B7675F" w:rsidRDefault="001666FC" w:rsidP="009F2F1F">
      <w:pPr>
        <w:tabs>
          <w:tab w:val="left" w:pos="9355"/>
        </w:tabs>
        <w:ind w:right="-1"/>
        <w:jc w:val="left"/>
        <w:rPr>
          <w:lang w:val="en-US"/>
        </w:rPr>
      </w:pPr>
      <w:r w:rsidRPr="00B7675F">
        <w:rPr>
          <w:lang w:val="en-US"/>
        </w:rPr>
        <w:t>Component t</w:t>
      </w:r>
      <w:r w:rsidR="009F2F1F" w:rsidRPr="00B7675F">
        <w:rPr>
          <w:lang w:val="en-US"/>
        </w:rPr>
        <w:t xml:space="preserve">est to be performed with the </w:t>
      </w:r>
      <w:r w:rsidRPr="00B7675F">
        <w:rPr>
          <w:lang w:val="en-US"/>
        </w:rPr>
        <w:t>cover unit</w:t>
      </w:r>
      <w:r w:rsidR="009F2F1F" w:rsidRPr="00B7675F">
        <w:rPr>
          <w:lang w:val="en-US"/>
        </w:rPr>
        <w:t xml:space="preserve"> attached to an adequate adapter.</w:t>
      </w:r>
    </w:p>
    <w:p w14:paraId="5F28D781" w14:textId="07145EC4" w:rsidR="00B50A8D" w:rsidRPr="00160626" w:rsidRDefault="00B50A8D" w:rsidP="00B50A8D">
      <w:pPr>
        <w:ind w:right="-1"/>
        <w:jc w:val="left"/>
        <w:rPr>
          <w:lang w:val="en-US"/>
        </w:rPr>
      </w:pPr>
    </w:p>
    <w:p w14:paraId="3CE0668D" w14:textId="6207F372" w:rsidR="006C6384" w:rsidRPr="00B50A8D" w:rsidRDefault="008B7749" w:rsidP="004815AA">
      <w:pPr>
        <w:tabs>
          <w:tab w:val="left" w:pos="9355"/>
        </w:tabs>
        <w:ind w:right="-1"/>
        <w:jc w:val="left"/>
        <w:rPr>
          <w:lang w:val="en-US"/>
        </w:rPr>
      </w:pPr>
      <w:r w:rsidRPr="00B50A8D">
        <w:rPr>
          <w:lang w:val="en-US"/>
        </w:rPr>
        <w:t xml:space="preserve">The connector interface of the cover unit must be watertight in the longitudinal direction (mating connector inserted and removed) </w:t>
      </w:r>
      <w:proofErr w:type="gramStart"/>
      <w:r w:rsidRPr="00B50A8D">
        <w:rPr>
          <w:lang w:val="en-US"/>
        </w:rPr>
        <w:t>in order to</w:t>
      </w:r>
      <w:proofErr w:type="gramEnd"/>
      <w:r w:rsidRPr="00B50A8D">
        <w:rPr>
          <w:lang w:val="en-US"/>
        </w:rPr>
        <w:t xml:space="preserve"> protect the sensor and the internal mechanics from the ingress of water.</w:t>
      </w:r>
      <w:r w:rsidR="00426D2B">
        <w:rPr>
          <w:lang w:val="en-US"/>
        </w:rPr>
        <w:t xml:space="preserve"> </w:t>
      </w:r>
    </w:p>
    <w:p w14:paraId="07CAFE47" w14:textId="77777777" w:rsidR="00627960" w:rsidRPr="0006001E" w:rsidRDefault="00627960" w:rsidP="00627960">
      <w:pPr>
        <w:autoSpaceDE w:val="0"/>
        <w:autoSpaceDN w:val="0"/>
        <w:adjustRightInd w:val="0"/>
        <w:ind w:right="0"/>
        <w:jc w:val="left"/>
        <w:rPr>
          <w:lang w:val="en-US"/>
        </w:rPr>
      </w:pPr>
      <w:r w:rsidRPr="00B436BC">
        <w:rPr>
          <w:lang w:val="en-US"/>
        </w:rPr>
        <w:t>The tightness requirements can be found in the drawing of each cover unit</w:t>
      </w:r>
      <w:r>
        <w:rPr>
          <w:lang w:val="en-US"/>
        </w:rPr>
        <w:t xml:space="preserve">. </w:t>
      </w:r>
    </w:p>
    <w:p w14:paraId="11898F1C" w14:textId="77777777" w:rsidR="00777CC4" w:rsidRPr="00604304" w:rsidRDefault="00604304" w:rsidP="00C546B0">
      <w:pPr>
        <w:pStyle w:val="Heading2"/>
        <w:rPr>
          <w:lang w:val="en-US"/>
        </w:rPr>
      </w:pPr>
      <w:bookmarkStart w:id="34" w:name="_Ref370374207"/>
      <w:bookmarkStart w:id="35" w:name="_Toc78809060"/>
      <w:r w:rsidRPr="00604304">
        <w:rPr>
          <w:lang w:val="en-US"/>
        </w:rPr>
        <w:t>Position at delivery</w:t>
      </w:r>
      <w:bookmarkEnd w:id="34"/>
      <w:bookmarkEnd w:id="35"/>
    </w:p>
    <w:p w14:paraId="6543EA2E" w14:textId="0646D85C" w:rsidR="00777CC4" w:rsidRDefault="00EB25E7" w:rsidP="00777CC4">
      <w:pPr>
        <w:tabs>
          <w:tab w:val="left" w:pos="1134"/>
        </w:tabs>
        <w:ind w:right="-1"/>
        <w:jc w:val="left"/>
        <w:rPr>
          <w:lang w:val="en-US"/>
        </w:rPr>
      </w:pPr>
      <w:r w:rsidRPr="00604304">
        <w:rPr>
          <w:lang w:val="en-US"/>
        </w:rPr>
        <w:t xml:space="preserve">The sensor must be delivered </w:t>
      </w:r>
      <w:r w:rsidR="0003193A">
        <w:rPr>
          <w:lang w:val="en-US"/>
        </w:rPr>
        <w:t>in</w:t>
      </w:r>
      <w:r w:rsidRPr="00604304">
        <w:rPr>
          <w:lang w:val="en-US"/>
        </w:rPr>
        <w:t xml:space="preserve"> a defined </w:t>
      </w:r>
      <w:r w:rsidR="0003193A">
        <w:rPr>
          <w:lang w:val="en-US"/>
        </w:rPr>
        <w:t>init</w:t>
      </w:r>
      <w:r w:rsidR="00695EC7">
        <w:rPr>
          <w:lang w:val="en-US"/>
        </w:rPr>
        <w:t>i</w:t>
      </w:r>
      <w:r w:rsidR="0003193A">
        <w:rPr>
          <w:lang w:val="en-US"/>
        </w:rPr>
        <w:t>al</w:t>
      </w:r>
      <w:r w:rsidR="0002714C" w:rsidRPr="00604304">
        <w:rPr>
          <w:lang w:val="en-US"/>
        </w:rPr>
        <w:t xml:space="preserve"> position specified in the respective head curve document (see chapter </w:t>
      </w:r>
      <w:r w:rsidR="0002714C" w:rsidRPr="00604304">
        <w:rPr>
          <w:lang w:val="en-US"/>
        </w:rPr>
        <w:fldChar w:fldCharType="begin"/>
      </w:r>
      <w:r w:rsidR="0002714C" w:rsidRPr="00604304">
        <w:rPr>
          <w:lang w:val="en-US"/>
        </w:rPr>
        <w:instrText xml:space="preserve"> REF _Ref323197066 \r \h </w:instrText>
      </w:r>
      <w:r w:rsidR="00604304">
        <w:rPr>
          <w:lang w:val="en-US"/>
        </w:rPr>
        <w:instrText xml:space="preserve"> \* MERGEFORMAT </w:instrText>
      </w:r>
      <w:r w:rsidR="0002714C" w:rsidRPr="00604304">
        <w:rPr>
          <w:lang w:val="en-US"/>
        </w:rPr>
      </w:r>
      <w:r w:rsidR="0002714C" w:rsidRPr="00604304">
        <w:rPr>
          <w:lang w:val="en-US"/>
        </w:rPr>
        <w:fldChar w:fldCharType="separate"/>
      </w:r>
      <w:r w:rsidR="00FF28F7">
        <w:rPr>
          <w:lang w:val="en-US"/>
        </w:rPr>
        <w:t>6.1</w:t>
      </w:r>
      <w:r w:rsidR="0002714C" w:rsidRPr="00604304">
        <w:rPr>
          <w:lang w:val="en-US"/>
        </w:rPr>
        <w:fldChar w:fldCharType="end"/>
      </w:r>
      <w:r w:rsidR="0002714C" w:rsidRPr="00604304">
        <w:rPr>
          <w:lang w:val="en-US"/>
        </w:rPr>
        <w:t xml:space="preserve">). If required </w:t>
      </w:r>
      <w:r w:rsidR="00006424" w:rsidRPr="00604304">
        <w:rPr>
          <w:lang w:val="en-US"/>
        </w:rPr>
        <w:t xml:space="preserve">suitable </w:t>
      </w:r>
      <w:r w:rsidR="0002714C" w:rsidRPr="00604304">
        <w:rPr>
          <w:lang w:val="en-US"/>
        </w:rPr>
        <w:t xml:space="preserve">measures must be taken to </w:t>
      </w:r>
      <w:r w:rsidR="00006424" w:rsidRPr="00604304">
        <w:rPr>
          <w:lang w:val="en-US"/>
        </w:rPr>
        <w:t>ensure this position during shipment and handling.</w:t>
      </w:r>
      <w:r w:rsidR="00E0202E" w:rsidRPr="00DA4BF8">
        <w:rPr>
          <w:color w:val="FF0000"/>
          <w:lang w:val="en-US"/>
        </w:rPr>
        <w:t xml:space="preserve"> </w:t>
      </w:r>
      <w:r w:rsidR="00E0202E" w:rsidRPr="00EE3759">
        <w:rPr>
          <w:lang w:val="en-US"/>
        </w:rPr>
        <w:t>At least a visual aid to verify the position shall be provided.</w:t>
      </w:r>
    </w:p>
    <w:p w14:paraId="797BCBB6" w14:textId="447BEFFD" w:rsidR="003F1718" w:rsidRPr="006E42A4" w:rsidRDefault="003F1718" w:rsidP="003F1718">
      <w:pPr>
        <w:autoSpaceDE w:val="0"/>
        <w:autoSpaceDN w:val="0"/>
        <w:adjustRightInd w:val="0"/>
        <w:ind w:right="0"/>
        <w:jc w:val="left"/>
        <w:rPr>
          <w:lang w:val="en-US"/>
        </w:rPr>
      </w:pPr>
      <w:r w:rsidRPr="008B61AB">
        <w:rPr>
          <w:lang w:val="en-US"/>
        </w:rPr>
        <w:t xml:space="preserve">Detail </w:t>
      </w:r>
      <w:r w:rsidR="00695EC7" w:rsidRPr="00B7675F">
        <w:rPr>
          <w:lang w:val="en-US"/>
        </w:rPr>
        <w:t xml:space="preserve">solutions may be proposed by the supplier and must finally be agreed </w:t>
      </w:r>
      <w:r w:rsidR="00695EC7" w:rsidRPr="00695EC7">
        <w:rPr>
          <w:lang w:val="en-US"/>
        </w:rPr>
        <w:t>by </w:t>
      </w:r>
      <w:r w:rsidRPr="006E42A4">
        <w:rPr>
          <w:lang w:val="en-US"/>
        </w:rPr>
        <w:t>Knorr-</w:t>
      </w:r>
      <w:proofErr w:type="spellStart"/>
      <w:r w:rsidRPr="006E42A4">
        <w:rPr>
          <w:lang w:val="en-US"/>
        </w:rPr>
        <w:t>Bremse</w:t>
      </w:r>
      <w:proofErr w:type="spellEnd"/>
      <w:r w:rsidRPr="006E42A4">
        <w:rPr>
          <w:lang w:val="en-US"/>
        </w:rPr>
        <w:t>.</w:t>
      </w:r>
    </w:p>
    <w:p w14:paraId="1D42FFA1" w14:textId="77777777" w:rsidR="00AF3073" w:rsidRPr="00A218E1" w:rsidRDefault="00AF3073" w:rsidP="00777CC4">
      <w:pPr>
        <w:tabs>
          <w:tab w:val="left" w:pos="1134"/>
        </w:tabs>
        <w:ind w:right="-1"/>
        <w:jc w:val="left"/>
        <w:rPr>
          <w:sz w:val="22"/>
          <w:lang w:val="en-US"/>
        </w:rPr>
      </w:pPr>
      <w:r w:rsidRPr="00A218E1">
        <w:rPr>
          <w:lang w:val="en-US"/>
        </w:rPr>
        <w:br w:type="page"/>
      </w:r>
    </w:p>
    <w:p w14:paraId="2E55765E" w14:textId="77777777" w:rsidR="00520430" w:rsidRPr="00E6669A" w:rsidRDefault="000E3627" w:rsidP="00132EE6">
      <w:pPr>
        <w:pStyle w:val="Heading2"/>
        <w:rPr>
          <w:lang w:val="en-US"/>
        </w:rPr>
      </w:pPr>
      <w:bookmarkStart w:id="36" w:name="_Ref370394490"/>
      <w:bookmarkStart w:id="37" w:name="_Toc78809061"/>
      <w:r w:rsidRPr="00E6669A">
        <w:rPr>
          <w:lang w:val="en-US"/>
        </w:rPr>
        <w:t>Materials</w:t>
      </w:r>
      <w:bookmarkEnd w:id="36"/>
      <w:bookmarkEnd w:id="37"/>
    </w:p>
    <w:p w14:paraId="1FAAB470" w14:textId="77777777" w:rsidR="006E04D6" w:rsidRDefault="006E04D6" w:rsidP="003470D3">
      <w:pPr>
        <w:spacing w:after="120"/>
        <w:ind w:right="0"/>
        <w:rPr>
          <w:lang w:val="en-US"/>
        </w:rPr>
      </w:pPr>
      <w:bookmarkStart w:id="38" w:name="_Toc514655240"/>
      <w:r>
        <w:rPr>
          <w:lang w:val="en-US"/>
        </w:rPr>
        <w:t xml:space="preserve">The materials used for the </w:t>
      </w:r>
      <w:r w:rsidR="00184BA4">
        <w:rPr>
          <w:lang w:val="en-US"/>
        </w:rPr>
        <w:t xml:space="preserve">cover unit and </w:t>
      </w:r>
      <w:r>
        <w:rPr>
          <w:lang w:val="en-US"/>
        </w:rPr>
        <w:t xml:space="preserve">sensor </w:t>
      </w:r>
      <w:proofErr w:type="gramStart"/>
      <w:r>
        <w:rPr>
          <w:lang w:val="en-US"/>
        </w:rPr>
        <w:t>have to</w:t>
      </w:r>
      <w:proofErr w:type="gramEnd"/>
      <w:r>
        <w:rPr>
          <w:lang w:val="en-US"/>
        </w:rPr>
        <w:t xml:space="preserve"> </w:t>
      </w:r>
      <w:r w:rsidR="00E0448F">
        <w:rPr>
          <w:lang w:val="en-US"/>
        </w:rPr>
        <w:t>comply with the following requi</w:t>
      </w:r>
      <w:r>
        <w:rPr>
          <w:lang w:val="en-US"/>
        </w:rPr>
        <w:t>rements:</w:t>
      </w:r>
    </w:p>
    <w:p w14:paraId="72D900AE" w14:textId="77777777" w:rsidR="00E07890" w:rsidRPr="00EB25E7" w:rsidRDefault="00E07890" w:rsidP="009E7682">
      <w:pPr>
        <w:numPr>
          <w:ilvl w:val="0"/>
          <w:numId w:val="15"/>
        </w:numPr>
        <w:ind w:left="426" w:right="-1" w:hanging="284"/>
        <w:rPr>
          <w:lang w:val="en-US"/>
        </w:rPr>
      </w:pPr>
      <w:r w:rsidRPr="00EB25E7">
        <w:rPr>
          <w:lang w:val="en-US"/>
        </w:rPr>
        <w:t>The</w:t>
      </w:r>
      <w:r w:rsidR="008A2935">
        <w:rPr>
          <w:lang w:val="en-US"/>
        </w:rPr>
        <w:t xml:space="preserve"> cover unit and</w:t>
      </w:r>
      <w:r w:rsidRPr="00EB25E7">
        <w:rPr>
          <w:lang w:val="en-US"/>
        </w:rPr>
        <w:t xml:space="preserve"> sensor must be compliant to the K</w:t>
      </w:r>
      <w:r w:rsidR="006E04D6">
        <w:rPr>
          <w:lang w:val="en-US"/>
        </w:rPr>
        <w:t>norr-</w:t>
      </w:r>
      <w:proofErr w:type="spellStart"/>
      <w:r w:rsidRPr="00EB25E7">
        <w:rPr>
          <w:lang w:val="en-US"/>
        </w:rPr>
        <w:t>B</w:t>
      </w:r>
      <w:r w:rsidR="006E04D6">
        <w:rPr>
          <w:lang w:val="en-US"/>
        </w:rPr>
        <w:t>remse</w:t>
      </w:r>
      <w:proofErr w:type="spellEnd"/>
      <w:r w:rsidRPr="00EB25E7">
        <w:rPr>
          <w:lang w:val="en-US"/>
        </w:rPr>
        <w:t xml:space="preserve"> standard </w:t>
      </w:r>
      <w:proofErr w:type="gramStart"/>
      <w:r w:rsidRPr="00EB25E7">
        <w:rPr>
          <w:lang w:val="en-US"/>
        </w:rPr>
        <w:t>N20000</w:t>
      </w:r>
      <w:proofErr w:type="gramEnd"/>
    </w:p>
    <w:p w14:paraId="09FC04CE" w14:textId="77777777" w:rsidR="00E07890" w:rsidRPr="00290412" w:rsidRDefault="00E07890" w:rsidP="009E7682">
      <w:pPr>
        <w:numPr>
          <w:ilvl w:val="0"/>
          <w:numId w:val="15"/>
        </w:numPr>
        <w:ind w:left="426" w:right="-1" w:hanging="284"/>
        <w:rPr>
          <w:lang w:val="en-US"/>
        </w:rPr>
      </w:pPr>
      <w:r w:rsidRPr="00EB25E7">
        <w:rPr>
          <w:lang w:val="en-US"/>
        </w:rPr>
        <w:t>The</w:t>
      </w:r>
      <w:r w:rsidR="008A2935" w:rsidRPr="008A2935">
        <w:rPr>
          <w:lang w:val="en-US"/>
        </w:rPr>
        <w:t xml:space="preserve"> </w:t>
      </w:r>
      <w:r w:rsidR="008A2935">
        <w:rPr>
          <w:lang w:val="en-US"/>
        </w:rPr>
        <w:t>cover unit and</w:t>
      </w:r>
      <w:r w:rsidRPr="00EB25E7">
        <w:rPr>
          <w:lang w:val="en-US"/>
        </w:rPr>
        <w:t xml:space="preserve"> sensor</w:t>
      </w:r>
      <w:r w:rsidRPr="00290412">
        <w:rPr>
          <w:lang w:val="en-US"/>
        </w:rPr>
        <w:t xml:space="preserve"> must be RoHS compliant.</w:t>
      </w:r>
    </w:p>
    <w:p w14:paraId="24511466" w14:textId="77777777" w:rsidR="00E0448F" w:rsidRDefault="00191D0B" w:rsidP="009E7682">
      <w:pPr>
        <w:numPr>
          <w:ilvl w:val="0"/>
          <w:numId w:val="15"/>
        </w:numPr>
        <w:ind w:left="426" w:right="-1" w:hanging="284"/>
        <w:jc w:val="left"/>
        <w:rPr>
          <w:lang w:val="en-US"/>
        </w:rPr>
      </w:pPr>
      <w:r w:rsidRPr="00E0448F">
        <w:rPr>
          <w:lang w:val="en-US"/>
        </w:rPr>
        <w:t>Mold release agents are not allowed for production of plastic parts.</w:t>
      </w:r>
    </w:p>
    <w:p w14:paraId="5588646C" w14:textId="77777777" w:rsidR="00E07890" w:rsidRPr="009C1222" w:rsidRDefault="00E07890" w:rsidP="009E7682">
      <w:pPr>
        <w:numPr>
          <w:ilvl w:val="0"/>
          <w:numId w:val="15"/>
        </w:numPr>
        <w:ind w:left="426" w:right="-1" w:hanging="284"/>
        <w:jc w:val="left"/>
        <w:rPr>
          <w:lang w:val="en-US"/>
        </w:rPr>
      </w:pPr>
      <w:r w:rsidRPr="009C1222">
        <w:rPr>
          <w:lang w:val="en-US"/>
        </w:rPr>
        <w:t xml:space="preserve">All materials </w:t>
      </w:r>
      <w:proofErr w:type="gramStart"/>
      <w:r w:rsidRPr="009C1222">
        <w:rPr>
          <w:lang w:val="en-US"/>
        </w:rPr>
        <w:t>have to</w:t>
      </w:r>
      <w:proofErr w:type="gramEnd"/>
      <w:r w:rsidRPr="009C1222">
        <w:rPr>
          <w:lang w:val="en-US"/>
        </w:rPr>
        <w:t xml:space="preserve"> conform to fire protection classification according to </w:t>
      </w:r>
      <w:r w:rsidR="00191D0B" w:rsidRPr="009C1222">
        <w:rPr>
          <w:lang w:val="en-US"/>
        </w:rPr>
        <w:t>DIN EN 60695-11-10 / UL 94: HB</w:t>
      </w:r>
      <w:r w:rsidRPr="009C1222">
        <w:rPr>
          <w:lang w:val="en-US"/>
        </w:rPr>
        <w:t>.</w:t>
      </w:r>
      <w:r w:rsidR="0051590C" w:rsidRPr="009C1222">
        <w:rPr>
          <w:lang w:val="en-US"/>
        </w:rPr>
        <w:t xml:space="preserve"> </w:t>
      </w:r>
    </w:p>
    <w:p w14:paraId="6C815521" w14:textId="61D0E358" w:rsidR="0082015D" w:rsidRPr="0082015D" w:rsidRDefault="0082015D" w:rsidP="009E7682">
      <w:pPr>
        <w:pStyle w:val="MKSText"/>
        <w:numPr>
          <w:ilvl w:val="0"/>
          <w:numId w:val="15"/>
        </w:numPr>
        <w:spacing w:before="0" w:after="0"/>
        <w:ind w:left="426" w:hanging="284"/>
        <w:rPr>
          <w:rFonts w:ascii="Arial" w:hAnsi="Arial" w:cs="Arial"/>
        </w:rPr>
      </w:pPr>
      <w:r>
        <w:rPr>
          <w:rFonts w:ascii="Arial" w:hAnsi="Arial" w:cs="Arial"/>
        </w:rPr>
        <w:t xml:space="preserve">The supplier </w:t>
      </w:r>
      <w:r w:rsidR="00560CBA">
        <w:rPr>
          <w:rFonts w:ascii="Arial" w:hAnsi="Arial" w:cs="Arial"/>
        </w:rPr>
        <w:t>shall</w:t>
      </w:r>
      <w:r w:rsidRPr="0082015D">
        <w:rPr>
          <w:rFonts w:ascii="Arial" w:hAnsi="Arial" w:cs="Arial"/>
        </w:rPr>
        <w:t xml:space="preserve"> provide the information of the materials</w:t>
      </w:r>
      <w:r>
        <w:rPr>
          <w:rFonts w:ascii="Arial" w:hAnsi="Arial" w:cs="Arial"/>
        </w:rPr>
        <w:t xml:space="preserve"> </w:t>
      </w:r>
      <w:r w:rsidRPr="0082015D">
        <w:rPr>
          <w:rFonts w:ascii="Arial" w:hAnsi="Arial" w:cs="Arial"/>
        </w:rPr>
        <w:t>used in an approved standardized format (</w:t>
      </w:r>
      <w:proofErr w:type="gramStart"/>
      <w:r w:rsidRPr="0082015D">
        <w:rPr>
          <w:rFonts w:ascii="Arial" w:hAnsi="Arial" w:cs="Arial"/>
        </w:rPr>
        <w:t>e.g.</w:t>
      </w:r>
      <w:proofErr w:type="gramEnd"/>
      <w:r w:rsidRPr="0082015D">
        <w:rPr>
          <w:rFonts w:ascii="Arial" w:hAnsi="Arial" w:cs="Arial"/>
        </w:rPr>
        <w:t xml:space="preserve"> IMDS data sheet, MSDS, </w:t>
      </w:r>
      <w:proofErr w:type="spellStart"/>
      <w:r w:rsidRPr="0082015D">
        <w:rPr>
          <w:rFonts w:ascii="Arial" w:hAnsi="Arial" w:cs="Arial"/>
        </w:rPr>
        <w:t>etc</w:t>
      </w:r>
      <w:proofErr w:type="spellEnd"/>
      <w:r w:rsidRPr="0082015D">
        <w:rPr>
          <w:rFonts w:ascii="Arial" w:hAnsi="Arial" w:cs="Arial"/>
        </w:rPr>
        <w:t>).</w:t>
      </w:r>
    </w:p>
    <w:p w14:paraId="6D0B5F82" w14:textId="77777777" w:rsidR="00C51A9A" w:rsidRPr="00290412" w:rsidRDefault="00C51A9A" w:rsidP="00132EE6">
      <w:pPr>
        <w:pStyle w:val="Heading2"/>
        <w:rPr>
          <w:lang w:val="en-US"/>
        </w:rPr>
      </w:pPr>
      <w:bookmarkStart w:id="39" w:name="_Toc78809062"/>
      <w:bookmarkEnd w:id="38"/>
      <w:r w:rsidRPr="00290412">
        <w:rPr>
          <w:lang w:val="en-US"/>
        </w:rPr>
        <w:t>Fire resistance / ADR requirements</w:t>
      </w:r>
      <w:bookmarkEnd w:id="39"/>
    </w:p>
    <w:p w14:paraId="685BFEBA" w14:textId="77777777" w:rsidR="008D7E3C" w:rsidRPr="00290412" w:rsidRDefault="008D7E3C" w:rsidP="006614C4">
      <w:pPr>
        <w:tabs>
          <w:tab w:val="left" w:pos="9355"/>
        </w:tabs>
        <w:ind w:right="-1"/>
        <w:jc w:val="left"/>
        <w:rPr>
          <w:lang w:val="en-US"/>
        </w:rPr>
      </w:pPr>
      <w:r w:rsidRPr="00290412">
        <w:rPr>
          <w:lang w:val="en-US"/>
        </w:rPr>
        <w:t xml:space="preserve">The sensor must be designed, </w:t>
      </w:r>
      <w:proofErr w:type="gramStart"/>
      <w:r w:rsidRPr="00290412">
        <w:rPr>
          <w:lang w:val="en-US"/>
        </w:rPr>
        <w:t>constructed</w:t>
      </w:r>
      <w:proofErr w:type="gramEnd"/>
      <w:r w:rsidRPr="00290412">
        <w:rPr>
          <w:lang w:val="en-US"/>
        </w:rPr>
        <w:t xml:space="preserve"> and protected so that under normal conditions it must not provoke any short-circuit, spark or thermal hotspots. These risks must also be minimized in case of damage, </w:t>
      </w:r>
      <w:proofErr w:type="gramStart"/>
      <w:r w:rsidRPr="00290412">
        <w:rPr>
          <w:lang w:val="en-US"/>
        </w:rPr>
        <w:t>impact</w:t>
      </w:r>
      <w:proofErr w:type="gramEnd"/>
      <w:r w:rsidRPr="00290412">
        <w:rPr>
          <w:lang w:val="en-US"/>
        </w:rPr>
        <w:t xml:space="preserve"> or deformation.</w:t>
      </w:r>
    </w:p>
    <w:p w14:paraId="2C481331" w14:textId="77777777" w:rsidR="001257DD" w:rsidRPr="00290412" w:rsidRDefault="001257DD" w:rsidP="006614C4">
      <w:pPr>
        <w:autoSpaceDE w:val="0"/>
        <w:autoSpaceDN w:val="0"/>
        <w:adjustRightInd w:val="0"/>
        <w:ind w:right="0"/>
        <w:jc w:val="left"/>
        <w:rPr>
          <w:lang w:val="en-US"/>
        </w:rPr>
      </w:pPr>
    </w:p>
    <w:p w14:paraId="64150EAC" w14:textId="77777777" w:rsidR="008D7E3C" w:rsidRPr="009C1222" w:rsidRDefault="008D7E3C" w:rsidP="006614C4">
      <w:pPr>
        <w:autoSpaceDE w:val="0"/>
        <w:autoSpaceDN w:val="0"/>
        <w:adjustRightInd w:val="0"/>
        <w:ind w:right="0"/>
        <w:jc w:val="left"/>
        <w:rPr>
          <w:lang w:val="en-US"/>
        </w:rPr>
      </w:pPr>
      <w:r w:rsidRPr="009C1222">
        <w:rPr>
          <w:lang w:val="en-US"/>
        </w:rPr>
        <w:t xml:space="preserve">All components must be designed to comply with the ADR </w:t>
      </w:r>
      <w:r w:rsidR="008F7BB3" w:rsidRPr="009C1222">
        <w:rPr>
          <w:lang w:val="en-US"/>
        </w:rPr>
        <w:t>r</w:t>
      </w:r>
      <w:r w:rsidRPr="009C1222">
        <w:rPr>
          <w:lang w:val="en-US"/>
        </w:rPr>
        <w:t>equirements</w:t>
      </w:r>
      <w:r w:rsidR="008F7BB3" w:rsidRPr="009C1222">
        <w:rPr>
          <w:lang w:val="en-US"/>
        </w:rPr>
        <w:t xml:space="preserve"> and be conforming to fire protection classification according to DIN EN 60695-11-10 / UL 94: HB</w:t>
      </w:r>
      <w:r w:rsidRPr="009C1222">
        <w:rPr>
          <w:lang w:val="en-US"/>
        </w:rPr>
        <w:t>.</w:t>
      </w:r>
    </w:p>
    <w:p w14:paraId="16E0CE74" w14:textId="77777777" w:rsidR="00DC14E8" w:rsidRPr="006614C4" w:rsidRDefault="003860AA" w:rsidP="00132EE6">
      <w:pPr>
        <w:pStyle w:val="Heading2"/>
        <w:rPr>
          <w:lang w:val="en-US"/>
        </w:rPr>
      </w:pPr>
      <w:bookmarkStart w:id="40" w:name="_Ref369869084"/>
      <w:bookmarkStart w:id="41" w:name="_Toc78809063"/>
      <w:r w:rsidRPr="006614C4">
        <w:rPr>
          <w:lang w:val="en-US"/>
        </w:rPr>
        <w:t>EMC type approval</w:t>
      </w:r>
      <w:bookmarkEnd w:id="40"/>
      <w:bookmarkEnd w:id="41"/>
    </w:p>
    <w:p w14:paraId="495CF62E" w14:textId="77777777" w:rsidR="005D6355" w:rsidRPr="00EB5073" w:rsidRDefault="003860AA" w:rsidP="006614C4">
      <w:pPr>
        <w:ind w:right="-1"/>
        <w:jc w:val="left"/>
        <w:rPr>
          <w:lang w:val="en-US"/>
        </w:rPr>
      </w:pPr>
      <w:r w:rsidRPr="006614C4">
        <w:rPr>
          <w:lang w:val="en-US"/>
        </w:rPr>
        <w:t xml:space="preserve">The product must comply with the automotive </w:t>
      </w:r>
      <w:proofErr w:type="gramStart"/>
      <w:r w:rsidRPr="006614C4">
        <w:rPr>
          <w:lang w:val="en-US"/>
        </w:rPr>
        <w:t>type</w:t>
      </w:r>
      <w:proofErr w:type="gramEnd"/>
      <w:r w:rsidRPr="006614C4">
        <w:rPr>
          <w:lang w:val="en-US"/>
        </w:rPr>
        <w:t xml:space="preserve"> approval </w:t>
      </w:r>
      <w:r w:rsidR="005D6355" w:rsidRPr="006614C4">
        <w:rPr>
          <w:lang w:val="en-US"/>
        </w:rPr>
        <w:t>according</w:t>
      </w:r>
      <w:r w:rsidR="006614C4" w:rsidRPr="006614C4">
        <w:rPr>
          <w:lang w:val="en-US"/>
        </w:rPr>
        <w:t xml:space="preserve"> to</w:t>
      </w:r>
      <w:r w:rsidR="005D6355" w:rsidRPr="006614C4">
        <w:rPr>
          <w:lang w:val="en-US"/>
        </w:rPr>
        <w:t xml:space="preserve"> the </w:t>
      </w:r>
      <w:r w:rsidRPr="006614C4">
        <w:rPr>
          <w:lang w:val="en-US"/>
        </w:rPr>
        <w:t>ECE R10</w:t>
      </w:r>
      <w:r w:rsidR="005D6355" w:rsidRPr="006614C4">
        <w:rPr>
          <w:lang w:val="en-US"/>
        </w:rPr>
        <w:t xml:space="preserve"> regulation that regulates the automotive EMC emission and immunity. An ECE R10 type approval requires EMC testing by a recognized technical service and approval by a </w:t>
      </w:r>
      <w:r w:rsidR="005D6355" w:rsidRPr="00EB5073">
        <w:rPr>
          <w:lang w:val="en-US"/>
        </w:rPr>
        <w:t xml:space="preserve">notified body. Actions for </w:t>
      </w:r>
      <w:r w:rsidR="006614C4" w:rsidRPr="00EB5073">
        <w:rPr>
          <w:lang w:val="en-US"/>
        </w:rPr>
        <w:t xml:space="preserve">the </w:t>
      </w:r>
      <w:proofErr w:type="gramStart"/>
      <w:r w:rsidR="005D6355" w:rsidRPr="00EB5073">
        <w:rPr>
          <w:lang w:val="en-US"/>
        </w:rPr>
        <w:t>type</w:t>
      </w:r>
      <w:proofErr w:type="gramEnd"/>
      <w:r w:rsidR="005D6355" w:rsidRPr="00EB5073">
        <w:rPr>
          <w:lang w:val="en-US"/>
        </w:rPr>
        <w:t xml:space="preserve"> approval</w:t>
      </w:r>
      <w:r w:rsidR="006614C4" w:rsidRPr="00EB5073">
        <w:rPr>
          <w:lang w:val="en-US"/>
        </w:rPr>
        <w:t xml:space="preserve"> are in the responsibility of the sensor supplier.</w:t>
      </w:r>
    </w:p>
    <w:p w14:paraId="0E5D2BD7" w14:textId="77777777" w:rsidR="008F7BB3" w:rsidRPr="0073023F" w:rsidRDefault="008F7BB3" w:rsidP="00132EE6">
      <w:pPr>
        <w:pStyle w:val="Heading2"/>
        <w:rPr>
          <w:color w:val="000000"/>
          <w:lang w:val="en-US"/>
        </w:rPr>
      </w:pPr>
      <w:bookmarkStart w:id="42" w:name="_Toc338860376"/>
      <w:bookmarkStart w:id="43" w:name="_Toc78809064"/>
      <w:r w:rsidRPr="0073023F">
        <w:rPr>
          <w:color w:val="000000"/>
          <w:lang w:val="en-US"/>
        </w:rPr>
        <w:t>Corrosion</w:t>
      </w:r>
      <w:bookmarkEnd w:id="42"/>
      <w:bookmarkEnd w:id="43"/>
    </w:p>
    <w:p w14:paraId="27678484" w14:textId="77777777" w:rsidR="008F7BB3" w:rsidRPr="00290412" w:rsidRDefault="008F7BB3" w:rsidP="006614C4">
      <w:pPr>
        <w:autoSpaceDE w:val="0"/>
        <w:autoSpaceDN w:val="0"/>
        <w:adjustRightInd w:val="0"/>
        <w:ind w:right="0"/>
        <w:jc w:val="left"/>
        <w:rPr>
          <w:lang w:val="en-US"/>
        </w:rPr>
      </w:pPr>
      <w:r w:rsidRPr="003860AA">
        <w:rPr>
          <w:lang w:val="en-US"/>
        </w:rPr>
        <w:t>There shall</w:t>
      </w:r>
      <w:r w:rsidRPr="00290412">
        <w:rPr>
          <w:lang w:val="en-US"/>
        </w:rPr>
        <w:t xml:space="preserve"> be no corrosion induced changes that could impair normal performance required to fu</w:t>
      </w:r>
      <w:r w:rsidR="005E40AF">
        <w:rPr>
          <w:lang w:val="en-US"/>
        </w:rPr>
        <w:t>l</w:t>
      </w:r>
      <w:r w:rsidRPr="00290412">
        <w:rPr>
          <w:lang w:val="en-US"/>
        </w:rPr>
        <w:t>fi</w:t>
      </w:r>
      <w:r w:rsidR="005E40AF">
        <w:rPr>
          <w:lang w:val="en-US"/>
        </w:rPr>
        <w:t>l</w:t>
      </w:r>
      <w:r w:rsidRPr="00290412">
        <w:rPr>
          <w:lang w:val="en-US"/>
        </w:rPr>
        <w:t xml:space="preserve">l the electrical, mechanical, </w:t>
      </w:r>
      <w:proofErr w:type="gramStart"/>
      <w:r w:rsidRPr="00290412">
        <w:rPr>
          <w:lang w:val="en-US"/>
        </w:rPr>
        <w:t>environmental</w:t>
      </w:r>
      <w:proofErr w:type="gramEnd"/>
      <w:r w:rsidRPr="00290412">
        <w:rPr>
          <w:lang w:val="en-US"/>
        </w:rPr>
        <w:t xml:space="preserve"> and chemical resistance requirements.</w:t>
      </w:r>
    </w:p>
    <w:p w14:paraId="49537247" w14:textId="77777777" w:rsidR="009B2F6D" w:rsidRPr="00CB0FBF" w:rsidRDefault="009B2F6D" w:rsidP="00132EE6">
      <w:pPr>
        <w:pStyle w:val="Heading2"/>
        <w:rPr>
          <w:b w:val="0"/>
          <w:lang w:val="en-US"/>
        </w:rPr>
      </w:pPr>
      <w:bookmarkStart w:id="44" w:name="_Toc338860384"/>
      <w:bookmarkStart w:id="45" w:name="_Toc78809065"/>
      <w:r w:rsidRPr="00CB0FBF">
        <w:rPr>
          <w:lang w:val="en-US"/>
        </w:rPr>
        <w:t xml:space="preserve">Chemical </w:t>
      </w:r>
      <w:r w:rsidR="00DB5FD0" w:rsidRPr="00CB0FBF">
        <w:rPr>
          <w:lang w:val="en-US"/>
        </w:rPr>
        <w:t>resistance</w:t>
      </w:r>
      <w:bookmarkEnd w:id="44"/>
      <w:bookmarkEnd w:id="45"/>
    </w:p>
    <w:p w14:paraId="2153DBB8" w14:textId="77777777" w:rsidR="00A96BFE" w:rsidRPr="00B7675F" w:rsidRDefault="003F3189" w:rsidP="003F3189">
      <w:pPr>
        <w:tabs>
          <w:tab w:val="right" w:pos="7938"/>
        </w:tabs>
        <w:autoSpaceDE w:val="0"/>
        <w:autoSpaceDN w:val="0"/>
        <w:adjustRightInd w:val="0"/>
        <w:spacing w:after="120"/>
        <w:ind w:right="0"/>
        <w:jc w:val="left"/>
        <w:rPr>
          <w:lang w:val="en-US"/>
        </w:rPr>
      </w:pPr>
      <w:r w:rsidRPr="00B7675F">
        <w:rPr>
          <w:lang w:val="en-US"/>
        </w:rPr>
        <w:t>The air disc brake system is regularly exposed to the following media</w:t>
      </w:r>
      <w:r w:rsidR="00A96BFE" w:rsidRPr="00B7675F">
        <w:rPr>
          <w:lang w:val="en-US"/>
        </w:rPr>
        <w:t xml:space="preserve"> according Y421468</w:t>
      </w:r>
      <w:r w:rsidR="00B4635D" w:rsidRPr="00B7675F">
        <w:rPr>
          <w:lang w:val="en-US"/>
        </w:rPr>
        <w:t>.</w:t>
      </w:r>
      <w:r w:rsidR="00A96BFE" w:rsidRPr="00B7675F">
        <w:rPr>
          <w:lang w:val="en-US"/>
        </w:rPr>
        <w:t xml:space="preserve"> </w:t>
      </w:r>
    </w:p>
    <w:p w14:paraId="2920F817" w14:textId="77777777" w:rsidR="003F3189" w:rsidRPr="00B7675F" w:rsidRDefault="00B4635D" w:rsidP="003F3189">
      <w:pPr>
        <w:autoSpaceDE w:val="0"/>
        <w:autoSpaceDN w:val="0"/>
        <w:adjustRightInd w:val="0"/>
        <w:ind w:right="0"/>
        <w:jc w:val="left"/>
        <w:rPr>
          <w:lang w:val="en-US"/>
        </w:rPr>
      </w:pPr>
      <w:r w:rsidRPr="00B7675F">
        <w:rPr>
          <w:lang w:val="en-US"/>
        </w:rPr>
        <w:t xml:space="preserve">In this document is explained a difference between inner and outer </w:t>
      </w:r>
      <w:r w:rsidR="009C1222" w:rsidRPr="00B7675F">
        <w:rPr>
          <w:lang w:val="en-US"/>
        </w:rPr>
        <w:t>media exposure</w:t>
      </w:r>
      <w:r w:rsidRPr="00B7675F">
        <w:rPr>
          <w:lang w:val="en-US"/>
        </w:rPr>
        <w:t xml:space="preserve"> of the cover unit.</w:t>
      </w:r>
    </w:p>
    <w:p w14:paraId="70DA4073" w14:textId="77777777" w:rsidR="009B2F6D" w:rsidRPr="00350DAD" w:rsidRDefault="009B2F6D" w:rsidP="00132EE6">
      <w:pPr>
        <w:pStyle w:val="Heading2"/>
        <w:rPr>
          <w:lang w:val="en-US"/>
        </w:rPr>
      </w:pPr>
      <w:bookmarkStart w:id="46" w:name="_Toc338860359"/>
      <w:bookmarkStart w:id="47" w:name="_Toc78809066"/>
      <w:bookmarkStart w:id="48" w:name="_Toc514655242"/>
      <w:r w:rsidRPr="00350DAD">
        <w:rPr>
          <w:lang w:val="en-US"/>
        </w:rPr>
        <w:t>Marking</w:t>
      </w:r>
      <w:bookmarkEnd w:id="46"/>
      <w:bookmarkEnd w:id="47"/>
    </w:p>
    <w:p w14:paraId="7FE78185" w14:textId="77777777" w:rsidR="009B2F6D" w:rsidRDefault="009B2F6D" w:rsidP="003470D3">
      <w:pPr>
        <w:autoSpaceDE w:val="0"/>
        <w:autoSpaceDN w:val="0"/>
        <w:adjustRightInd w:val="0"/>
        <w:spacing w:after="120"/>
        <w:ind w:right="0"/>
        <w:jc w:val="left"/>
        <w:rPr>
          <w:iCs/>
          <w:lang w:val="en-US"/>
        </w:rPr>
      </w:pPr>
      <w:r w:rsidRPr="00290412">
        <w:rPr>
          <w:lang w:val="en-US"/>
        </w:rPr>
        <w:t xml:space="preserve">The </w:t>
      </w:r>
      <w:r w:rsidR="00B468E9">
        <w:rPr>
          <w:lang w:val="en-US"/>
        </w:rPr>
        <w:t xml:space="preserve">Cover unit </w:t>
      </w:r>
      <w:r w:rsidRPr="00290412">
        <w:rPr>
          <w:lang w:val="en-US"/>
        </w:rPr>
        <w:t xml:space="preserve">shall be marked in a way which enables the unambiguous identification </w:t>
      </w:r>
      <w:r w:rsidR="00AA7170">
        <w:rPr>
          <w:lang w:val="en-US"/>
        </w:rPr>
        <w:t xml:space="preserve">and retracing </w:t>
      </w:r>
      <w:r w:rsidRPr="00290412">
        <w:rPr>
          <w:lang w:val="en-US"/>
        </w:rPr>
        <w:t xml:space="preserve">of each individual </w:t>
      </w:r>
      <w:r w:rsidR="00AA7170">
        <w:rPr>
          <w:lang w:val="en-US"/>
        </w:rPr>
        <w:t>part and its subcomponents</w:t>
      </w:r>
      <w:r w:rsidRPr="00290412">
        <w:rPr>
          <w:lang w:val="en-US"/>
        </w:rPr>
        <w:t xml:space="preserve"> over its whole lifetime. Marking shall be according to </w:t>
      </w:r>
      <w:r w:rsidR="00AA7170">
        <w:rPr>
          <w:lang w:val="en-US"/>
        </w:rPr>
        <w:t>Knorr-</w:t>
      </w:r>
      <w:proofErr w:type="spellStart"/>
      <w:r w:rsidR="00AA7170">
        <w:rPr>
          <w:lang w:val="en-US"/>
        </w:rPr>
        <w:t>Bremse</w:t>
      </w:r>
      <w:proofErr w:type="spellEnd"/>
      <w:r w:rsidR="00AA7170">
        <w:rPr>
          <w:lang w:val="en-US"/>
        </w:rPr>
        <w:t xml:space="preserve"> standard </w:t>
      </w:r>
      <w:r w:rsidRPr="00290412">
        <w:rPr>
          <w:lang w:val="en-US"/>
        </w:rPr>
        <w:t>N10030 and contain at least</w:t>
      </w:r>
      <w:r w:rsidRPr="00290412">
        <w:rPr>
          <w:iCs/>
          <w:lang w:val="en-US"/>
        </w:rPr>
        <w:t>:</w:t>
      </w:r>
    </w:p>
    <w:p w14:paraId="6F60D45C" w14:textId="77777777" w:rsidR="009B2F6D" w:rsidRPr="00290412" w:rsidRDefault="009B2F6D" w:rsidP="009E7682">
      <w:pPr>
        <w:numPr>
          <w:ilvl w:val="0"/>
          <w:numId w:val="3"/>
        </w:numPr>
        <w:tabs>
          <w:tab w:val="clear" w:pos="720"/>
          <w:tab w:val="num" w:pos="426"/>
        </w:tabs>
        <w:ind w:left="426" w:right="1417" w:hanging="284"/>
        <w:rPr>
          <w:iCs/>
          <w:lang w:val="en-US"/>
        </w:rPr>
      </w:pPr>
      <w:r w:rsidRPr="00290412">
        <w:rPr>
          <w:iCs/>
          <w:lang w:val="en-US"/>
        </w:rPr>
        <w:t>Knorr-</w:t>
      </w:r>
      <w:proofErr w:type="spellStart"/>
      <w:r w:rsidRPr="00290412">
        <w:rPr>
          <w:iCs/>
          <w:lang w:val="en-US"/>
        </w:rPr>
        <w:t>Bremse</w:t>
      </w:r>
      <w:proofErr w:type="spellEnd"/>
      <w:r w:rsidRPr="00290412">
        <w:rPr>
          <w:iCs/>
          <w:lang w:val="en-US"/>
        </w:rPr>
        <w:t xml:space="preserve"> logo</w:t>
      </w:r>
    </w:p>
    <w:p w14:paraId="70BFAFCD" w14:textId="77777777" w:rsidR="009B2F6D" w:rsidRPr="00290412" w:rsidRDefault="009B2F6D" w:rsidP="009E7682">
      <w:pPr>
        <w:numPr>
          <w:ilvl w:val="0"/>
          <w:numId w:val="3"/>
        </w:numPr>
        <w:tabs>
          <w:tab w:val="clear" w:pos="720"/>
          <w:tab w:val="num" w:pos="426"/>
          <w:tab w:val="num" w:pos="567"/>
        </w:tabs>
        <w:ind w:left="426" w:right="1417" w:hanging="284"/>
        <w:rPr>
          <w:iCs/>
          <w:lang w:val="en-US"/>
        </w:rPr>
      </w:pPr>
      <w:r w:rsidRPr="00290412">
        <w:rPr>
          <w:iCs/>
          <w:lang w:val="en-US"/>
        </w:rPr>
        <w:t>Part number</w:t>
      </w:r>
    </w:p>
    <w:p w14:paraId="04C83859" w14:textId="77777777" w:rsidR="009B2F6D" w:rsidRPr="00290412" w:rsidRDefault="009B2F6D" w:rsidP="009E7682">
      <w:pPr>
        <w:numPr>
          <w:ilvl w:val="0"/>
          <w:numId w:val="3"/>
        </w:numPr>
        <w:tabs>
          <w:tab w:val="clear" w:pos="720"/>
          <w:tab w:val="num" w:pos="426"/>
          <w:tab w:val="num" w:pos="567"/>
        </w:tabs>
        <w:ind w:left="426" w:right="1417" w:hanging="284"/>
        <w:rPr>
          <w:iCs/>
          <w:lang w:val="en-US"/>
        </w:rPr>
      </w:pPr>
      <w:r w:rsidRPr="00290412">
        <w:rPr>
          <w:iCs/>
          <w:lang w:val="en-US"/>
        </w:rPr>
        <w:t>Date of manufacture, serial number</w:t>
      </w:r>
    </w:p>
    <w:p w14:paraId="10265EF7" w14:textId="77777777" w:rsidR="009B2F6D" w:rsidRDefault="009B2F6D" w:rsidP="009E7682">
      <w:pPr>
        <w:numPr>
          <w:ilvl w:val="0"/>
          <w:numId w:val="3"/>
        </w:numPr>
        <w:tabs>
          <w:tab w:val="clear" w:pos="720"/>
          <w:tab w:val="num" w:pos="426"/>
          <w:tab w:val="num" w:pos="567"/>
        </w:tabs>
        <w:ind w:left="426" w:right="1417" w:hanging="284"/>
        <w:rPr>
          <w:iCs/>
          <w:lang w:val="en-US"/>
        </w:rPr>
      </w:pPr>
      <w:r w:rsidRPr="00290412">
        <w:rPr>
          <w:iCs/>
          <w:lang w:val="en-US"/>
        </w:rPr>
        <w:t>Material-Type</w:t>
      </w:r>
    </w:p>
    <w:p w14:paraId="2B15D8C9" w14:textId="66E6ED54" w:rsidR="001257DD" w:rsidRPr="0082015D" w:rsidRDefault="0082015D" w:rsidP="009E7682">
      <w:pPr>
        <w:pStyle w:val="MKSText"/>
        <w:numPr>
          <w:ilvl w:val="0"/>
          <w:numId w:val="3"/>
        </w:numPr>
        <w:tabs>
          <w:tab w:val="clear" w:pos="720"/>
          <w:tab w:val="num" w:pos="426"/>
          <w:tab w:val="num" w:pos="567"/>
        </w:tabs>
        <w:autoSpaceDE w:val="0"/>
        <w:autoSpaceDN w:val="0"/>
        <w:adjustRightInd w:val="0"/>
        <w:spacing w:before="0" w:after="0"/>
        <w:ind w:left="426" w:hanging="284"/>
        <w:rPr>
          <w:rFonts w:ascii="Arial" w:hAnsi="Arial" w:cs="Arial"/>
        </w:rPr>
      </w:pPr>
      <w:r w:rsidRPr="0082015D">
        <w:rPr>
          <w:rFonts w:ascii="Arial" w:hAnsi="Arial" w:cs="Arial"/>
        </w:rPr>
        <w:t xml:space="preserve">E-Certification number according to </w:t>
      </w:r>
      <w:r w:rsidR="003860AA">
        <w:rPr>
          <w:rFonts w:ascii="Arial" w:hAnsi="Arial" w:cs="Arial"/>
        </w:rPr>
        <w:t xml:space="preserve">the </w:t>
      </w:r>
      <w:r w:rsidRPr="0082015D">
        <w:rPr>
          <w:rFonts w:ascii="Arial" w:hAnsi="Arial" w:cs="Arial"/>
        </w:rPr>
        <w:t xml:space="preserve">ECE </w:t>
      </w:r>
      <w:bookmarkStart w:id="49" w:name="10r3"/>
      <w:r w:rsidRPr="0082015D">
        <w:rPr>
          <w:rFonts w:ascii="Arial" w:hAnsi="Arial" w:cs="Arial"/>
        </w:rPr>
        <w:t>Regulation No. 10 - Rev.4</w:t>
      </w:r>
      <w:bookmarkEnd w:id="49"/>
      <w:r>
        <w:rPr>
          <w:rFonts w:ascii="Arial" w:hAnsi="Arial" w:cs="Arial"/>
        </w:rPr>
        <w:t xml:space="preserve"> (see chapter </w:t>
      </w:r>
      <w:r>
        <w:rPr>
          <w:rFonts w:ascii="Arial" w:hAnsi="Arial" w:cs="Arial"/>
        </w:rPr>
        <w:fldChar w:fldCharType="begin"/>
      </w:r>
      <w:r>
        <w:rPr>
          <w:rFonts w:ascii="Arial" w:hAnsi="Arial" w:cs="Arial"/>
        </w:rPr>
        <w:instrText xml:space="preserve"> REF _Ref369869084 \r \h </w:instrText>
      </w:r>
      <w:r>
        <w:rPr>
          <w:rFonts w:ascii="Arial" w:hAnsi="Arial" w:cs="Arial"/>
        </w:rPr>
      </w:r>
      <w:r>
        <w:rPr>
          <w:rFonts w:ascii="Arial" w:hAnsi="Arial" w:cs="Arial"/>
        </w:rPr>
        <w:fldChar w:fldCharType="separate"/>
      </w:r>
      <w:ins w:id="50" w:author="Steinhuber, Thomas" w:date="2021-08-03T09:52:00Z">
        <w:r w:rsidR="00FF28F7">
          <w:rPr>
            <w:rFonts w:ascii="Arial" w:hAnsi="Arial" w:cs="Arial"/>
          </w:rPr>
          <w:t>2.11</w:t>
        </w:r>
      </w:ins>
      <w:del w:id="51" w:author="Steinhuber, Thomas" w:date="2021-08-03T09:52:00Z">
        <w:r w:rsidR="00E14861" w:rsidDel="00FF28F7">
          <w:rPr>
            <w:rFonts w:ascii="Arial" w:hAnsi="Arial" w:cs="Arial"/>
          </w:rPr>
          <w:delText>2.12</w:delText>
        </w:r>
      </w:del>
      <w:r>
        <w:rPr>
          <w:rFonts w:ascii="Arial" w:hAnsi="Arial" w:cs="Arial"/>
        </w:rPr>
        <w:fldChar w:fldCharType="end"/>
      </w:r>
      <w:r>
        <w:rPr>
          <w:rFonts w:ascii="Arial" w:hAnsi="Arial" w:cs="Arial"/>
        </w:rPr>
        <w:t>)</w:t>
      </w:r>
    </w:p>
    <w:p w14:paraId="002A738F" w14:textId="77777777" w:rsidR="00AA7170" w:rsidRPr="00041798" w:rsidRDefault="00AA7170" w:rsidP="009B2F6D">
      <w:pPr>
        <w:autoSpaceDE w:val="0"/>
        <w:autoSpaceDN w:val="0"/>
        <w:adjustRightInd w:val="0"/>
        <w:ind w:right="0"/>
        <w:jc w:val="left"/>
        <w:rPr>
          <w:lang w:val="en-US"/>
        </w:rPr>
      </w:pPr>
    </w:p>
    <w:p w14:paraId="779FF4EF" w14:textId="77777777" w:rsidR="009B2F6D" w:rsidRPr="00E977B7" w:rsidRDefault="009B2F6D" w:rsidP="009B2F6D">
      <w:pPr>
        <w:autoSpaceDE w:val="0"/>
        <w:autoSpaceDN w:val="0"/>
        <w:adjustRightInd w:val="0"/>
        <w:ind w:right="0"/>
        <w:jc w:val="left"/>
        <w:rPr>
          <w:lang w:val="en-US"/>
        </w:rPr>
      </w:pPr>
      <w:r w:rsidRPr="00E977B7">
        <w:rPr>
          <w:lang w:val="en-US"/>
        </w:rPr>
        <w:t xml:space="preserve">The marking shall </w:t>
      </w:r>
      <w:r w:rsidR="002B3210" w:rsidRPr="00E977B7">
        <w:rPr>
          <w:lang w:val="en-US"/>
        </w:rPr>
        <w:t xml:space="preserve">be </w:t>
      </w:r>
      <w:r w:rsidRPr="00E977B7">
        <w:rPr>
          <w:lang w:val="en-US"/>
        </w:rPr>
        <w:t>placed</w:t>
      </w:r>
      <w:r w:rsidR="002B3210" w:rsidRPr="00E977B7">
        <w:rPr>
          <w:lang w:val="en-US"/>
        </w:rPr>
        <w:t xml:space="preserve"> </w:t>
      </w:r>
      <w:r w:rsidRPr="00E977B7">
        <w:rPr>
          <w:lang w:val="en-US"/>
        </w:rPr>
        <w:t>so that it is visible when the sensor is mounted</w:t>
      </w:r>
      <w:r w:rsidR="00E977B7" w:rsidRPr="00E977B7">
        <w:rPr>
          <w:lang w:val="en-US"/>
        </w:rPr>
        <w:t xml:space="preserve"> into the protective cover</w:t>
      </w:r>
      <w:r w:rsidRPr="00E977B7">
        <w:rPr>
          <w:lang w:val="en-US"/>
        </w:rPr>
        <w:t>.</w:t>
      </w:r>
    </w:p>
    <w:p w14:paraId="4E8479AC" w14:textId="77777777" w:rsidR="00E977B7" w:rsidRPr="00350DAD" w:rsidRDefault="00E977B7" w:rsidP="009B2F6D">
      <w:pPr>
        <w:autoSpaceDE w:val="0"/>
        <w:autoSpaceDN w:val="0"/>
        <w:adjustRightInd w:val="0"/>
        <w:ind w:right="0"/>
        <w:jc w:val="left"/>
        <w:rPr>
          <w:lang w:val="en-US"/>
        </w:rPr>
      </w:pPr>
      <w:r w:rsidRPr="00350DAD">
        <w:rPr>
          <w:lang w:val="en-US"/>
        </w:rPr>
        <w:t>Labeling shall only be carried out after successfully passed end of line test.</w:t>
      </w:r>
      <w:r w:rsidR="00EC50D6" w:rsidRPr="00350DAD">
        <w:rPr>
          <w:lang w:val="en-US"/>
        </w:rPr>
        <w:t xml:space="preserve"> After the functional test has been passed, the cover unit should receive a marking (details can be found in the cover unit drawings)</w:t>
      </w:r>
    </w:p>
    <w:p w14:paraId="4B3CA5A8" w14:textId="77777777" w:rsidR="00CD1278" w:rsidRPr="00350DAD" w:rsidRDefault="003F1718" w:rsidP="009B2F6D">
      <w:pPr>
        <w:autoSpaceDE w:val="0"/>
        <w:autoSpaceDN w:val="0"/>
        <w:adjustRightInd w:val="0"/>
        <w:ind w:right="0"/>
        <w:jc w:val="left"/>
        <w:rPr>
          <w:lang w:val="en-US"/>
        </w:rPr>
      </w:pPr>
      <w:r w:rsidRPr="00350DAD">
        <w:rPr>
          <w:lang w:val="en-US"/>
        </w:rPr>
        <w:t>Details must be discussed and agreed with Knorr-</w:t>
      </w:r>
      <w:proofErr w:type="spellStart"/>
      <w:r w:rsidRPr="00350DAD">
        <w:rPr>
          <w:lang w:val="en-US"/>
        </w:rPr>
        <w:t>Bremse</w:t>
      </w:r>
      <w:proofErr w:type="spellEnd"/>
      <w:r w:rsidRPr="00350DAD">
        <w:rPr>
          <w:lang w:val="en-US"/>
        </w:rPr>
        <w:t>.</w:t>
      </w:r>
    </w:p>
    <w:p w14:paraId="70AC06A1" w14:textId="77777777" w:rsidR="003D5F38" w:rsidRPr="00350DAD" w:rsidRDefault="004E4B43" w:rsidP="00132EE6">
      <w:pPr>
        <w:pStyle w:val="Heading2"/>
        <w:rPr>
          <w:lang w:val="en-US"/>
        </w:rPr>
      </w:pPr>
      <w:bookmarkStart w:id="52" w:name="_Toc78809067"/>
      <w:r w:rsidRPr="00350DAD">
        <w:rPr>
          <w:lang w:val="en-US"/>
        </w:rPr>
        <w:t>Handling</w:t>
      </w:r>
      <w:r w:rsidR="00CE1A13" w:rsidRPr="00350DAD">
        <w:rPr>
          <w:lang w:val="en-US"/>
        </w:rPr>
        <w:t xml:space="preserve">, </w:t>
      </w:r>
      <w:proofErr w:type="gramStart"/>
      <w:r w:rsidR="00CE1A13" w:rsidRPr="00350DAD">
        <w:rPr>
          <w:lang w:val="en-US"/>
        </w:rPr>
        <w:t>t</w:t>
      </w:r>
      <w:r w:rsidRPr="00350DAD">
        <w:rPr>
          <w:lang w:val="en-US"/>
        </w:rPr>
        <w:t>ransportation</w:t>
      </w:r>
      <w:bookmarkEnd w:id="48"/>
      <w:proofErr w:type="gramEnd"/>
      <w:r w:rsidR="00CE1A13" w:rsidRPr="00350DAD">
        <w:rPr>
          <w:lang w:val="en-US"/>
        </w:rPr>
        <w:t xml:space="preserve"> and p</w:t>
      </w:r>
      <w:r w:rsidR="00215949" w:rsidRPr="00350DAD">
        <w:rPr>
          <w:lang w:val="en-US"/>
        </w:rPr>
        <w:t>ackag</w:t>
      </w:r>
      <w:r w:rsidR="00CE1A13" w:rsidRPr="00350DAD">
        <w:rPr>
          <w:lang w:val="en-US"/>
        </w:rPr>
        <w:t>ing</w:t>
      </w:r>
      <w:bookmarkEnd w:id="52"/>
    </w:p>
    <w:p w14:paraId="12873E36" w14:textId="77777777" w:rsidR="001257DD" w:rsidRPr="00290412" w:rsidRDefault="002B3210" w:rsidP="002B3210">
      <w:pPr>
        <w:autoSpaceDE w:val="0"/>
        <w:autoSpaceDN w:val="0"/>
        <w:adjustRightInd w:val="0"/>
        <w:ind w:right="0"/>
        <w:jc w:val="left"/>
        <w:rPr>
          <w:lang w:val="en-US"/>
        </w:rPr>
      </w:pPr>
      <w:bookmarkStart w:id="53" w:name="_Toc245289750"/>
      <w:bookmarkStart w:id="54" w:name="_Toc298487478"/>
      <w:r w:rsidRPr="00290412">
        <w:rPr>
          <w:lang w:val="en-US"/>
        </w:rPr>
        <w:t xml:space="preserve">Package for transportation and storage </w:t>
      </w:r>
      <w:proofErr w:type="gramStart"/>
      <w:r w:rsidRPr="00290412">
        <w:rPr>
          <w:lang w:val="en-US"/>
        </w:rPr>
        <w:t>has to</w:t>
      </w:r>
      <w:proofErr w:type="gramEnd"/>
      <w:r w:rsidRPr="00290412">
        <w:rPr>
          <w:lang w:val="en-US"/>
        </w:rPr>
        <w:t xml:space="preserve"> be agreed with K</w:t>
      </w:r>
      <w:r w:rsidR="00CF038B">
        <w:rPr>
          <w:lang w:val="en-US"/>
        </w:rPr>
        <w:t>norr-</w:t>
      </w:r>
      <w:proofErr w:type="spellStart"/>
      <w:r w:rsidRPr="00290412">
        <w:rPr>
          <w:lang w:val="en-US"/>
        </w:rPr>
        <w:t>B</w:t>
      </w:r>
      <w:r w:rsidR="00CF038B">
        <w:rPr>
          <w:lang w:val="en-US"/>
        </w:rPr>
        <w:t>remse</w:t>
      </w:r>
      <w:proofErr w:type="spellEnd"/>
      <w:r w:rsidR="00CF038B">
        <w:rPr>
          <w:lang w:val="en-US"/>
        </w:rPr>
        <w:t xml:space="preserve"> </w:t>
      </w:r>
      <w:r w:rsidRPr="00290412">
        <w:rPr>
          <w:lang w:val="en-US"/>
        </w:rPr>
        <w:t>plant and S</w:t>
      </w:r>
      <w:r w:rsidR="00CF038B">
        <w:rPr>
          <w:lang w:val="en-US"/>
        </w:rPr>
        <w:t>upplier Quality Department</w:t>
      </w:r>
      <w:r w:rsidRPr="00290412">
        <w:rPr>
          <w:lang w:val="en-US"/>
        </w:rPr>
        <w:t xml:space="preserve">. Cleaning procedure for package </w:t>
      </w:r>
      <w:proofErr w:type="gramStart"/>
      <w:r w:rsidRPr="00290412">
        <w:rPr>
          <w:lang w:val="en-US"/>
        </w:rPr>
        <w:t>has to</w:t>
      </w:r>
      <w:proofErr w:type="gramEnd"/>
      <w:r w:rsidRPr="00290412">
        <w:rPr>
          <w:lang w:val="en-US"/>
        </w:rPr>
        <w:t xml:space="preserve"> be agreed with K</w:t>
      </w:r>
      <w:r w:rsidR="00CF038B">
        <w:rPr>
          <w:lang w:val="en-US"/>
        </w:rPr>
        <w:t>norr-</w:t>
      </w:r>
      <w:proofErr w:type="spellStart"/>
      <w:r w:rsidR="00CF038B">
        <w:rPr>
          <w:lang w:val="en-US"/>
        </w:rPr>
        <w:t>Bremse</w:t>
      </w:r>
      <w:proofErr w:type="spellEnd"/>
      <w:r w:rsidRPr="00290412">
        <w:rPr>
          <w:lang w:val="en-US"/>
        </w:rPr>
        <w:t>.</w:t>
      </w:r>
    </w:p>
    <w:p w14:paraId="696A4A7F" w14:textId="77777777" w:rsidR="001257DD" w:rsidRPr="00290412" w:rsidRDefault="001257DD" w:rsidP="002B3210">
      <w:pPr>
        <w:autoSpaceDE w:val="0"/>
        <w:autoSpaceDN w:val="0"/>
        <w:adjustRightInd w:val="0"/>
        <w:ind w:right="0"/>
        <w:jc w:val="left"/>
        <w:rPr>
          <w:lang w:val="en-US"/>
        </w:rPr>
      </w:pPr>
    </w:p>
    <w:p w14:paraId="2DB8E2C6" w14:textId="77777777" w:rsidR="002B3210" w:rsidRPr="00290412" w:rsidRDefault="007319BD" w:rsidP="002B3210">
      <w:pPr>
        <w:autoSpaceDE w:val="0"/>
        <w:autoSpaceDN w:val="0"/>
        <w:adjustRightInd w:val="0"/>
        <w:ind w:right="0"/>
        <w:jc w:val="left"/>
        <w:rPr>
          <w:lang w:val="en-US"/>
        </w:rPr>
      </w:pPr>
      <w:r w:rsidRPr="00290412">
        <w:rPr>
          <w:lang w:val="en-US"/>
        </w:rPr>
        <w:t xml:space="preserve">The supplier </w:t>
      </w:r>
      <w:proofErr w:type="gramStart"/>
      <w:r w:rsidRPr="00290412">
        <w:rPr>
          <w:lang w:val="en-US"/>
        </w:rPr>
        <w:t>has to</w:t>
      </w:r>
      <w:proofErr w:type="gramEnd"/>
      <w:r w:rsidRPr="00290412">
        <w:rPr>
          <w:lang w:val="en-US"/>
        </w:rPr>
        <w:t xml:space="preserve"> take m</w:t>
      </w:r>
      <w:r w:rsidR="002B3210" w:rsidRPr="00290412">
        <w:rPr>
          <w:lang w:val="en-US"/>
        </w:rPr>
        <w:t xml:space="preserve">easures which keep the </w:t>
      </w:r>
      <w:r w:rsidR="00760E7F">
        <w:rPr>
          <w:lang w:val="en-US"/>
        </w:rPr>
        <w:t>cover unit</w:t>
      </w:r>
      <w:r w:rsidR="002B3210" w:rsidRPr="00290412">
        <w:rPr>
          <w:lang w:val="en-US"/>
        </w:rPr>
        <w:t xml:space="preserve"> </w:t>
      </w:r>
      <w:r w:rsidR="00CF038B">
        <w:rPr>
          <w:lang w:val="en-US"/>
        </w:rPr>
        <w:t xml:space="preserve">undamaged and </w:t>
      </w:r>
      <w:r w:rsidR="002B3210" w:rsidRPr="00290412">
        <w:rPr>
          <w:lang w:val="en-US"/>
        </w:rPr>
        <w:t>clean throughout the production, handling, transportation and storage process</w:t>
      </w:r>
      <w:r w:rsidR="00CF038B">
        <w:rPr>
          <w:lang w:val="en-US"/>
        </w:rPr>
        <w:t>.</w:t>
      </w:r>
    </w:p>
    <w:p w14:paraId="1E7722D3" w14:textId="77777777" w:rsidR="00323B53" w:rsidRPr="00290412" w:rsidRDefault="00151CE5" w:rsidP="00132EE6">
      <w:pPr>
        <w:pStyle w:val="Heading2"/>
        <w:rPr>
          <w:lang w:val="en-US"/>
        </w:rPr>
      </w:pPr>
      <w:bookmarkStart w:id="55" w:name="_Toc259122723"/>
      <w:bookmarkStart w:id="56" w:name="_Toc269214595"/>
      <w:bookmarkStart w:id="57" w:name="_Toc78809068"/>
      <w:bookmarkEnd w:id="53"/>
      <w:bookmarkEnd w:id="54"/>
      <w:r w:rsidRPr="00290412">
        <w:rPr>
          <w:lang w:val="en-US"/>
        </w:rPr>
        <w:t xml:space="preserve">Documentation, </w:t>
      </w:r>
      <w:r w:rsidR="00CE1A13" w:rsidRPr="00290412">
        <w:rPr>
          <w:lang w:val="en-US"/>
        </w:rPr>
        <w:t>v</w:t>
      </w:r>
      <w:r w:rsidRPr="00290412">
        <w:rPr>
          <w:lang w:val="en-US"/>
        </w:rPr>
        <w:t xml:space="preserve">alidation </w:t>
      </w:r>
      <w:r w:rsidR="00CE1A13" w:rsidRPr="00290412">
        <w:rPr>
          <w:lang w:val="en-US"/>
        </w:rPr>
        <w:t>t</w:t>
      </w:r>
      <w:r w:rsidRPr="00290412">
        <w:rPr>
          <w:lang w:val="en-US"/>
        </w:rPr>
        <w:t xml:space="preserve">ests </w:t>
      </w:r>
      <w:r w:rsidR="00CE1A13" w:rsidRPr="00290412">
        <w:rPr>
          <w:lang w:val="en-US"/>
        </w:rPr>
        <w:t>and r</w:t>
      </w:r>
      <w:r w:rsidR="00323B53" w:rsidRPr="00290412">
        <w:rPr>
          <w:lang w:val="en-US"/>
        </w:rPr>
        <w:t>eporting</w:t>
      </w:r>
      <w:bookmarkEnd w:id="55"/>
      <w:bookmarkEnd w:id="56"/>
      <w:bookmarkEnd w:id="57"/>
    </w:p>
    <w:p w14:paraId="5B7FA875" w14:textId="77777777" w:rsidR="00323B53" w:rsidRPr="00290412" w:rsidRDefault="00323B53" w:rsidP="00D90DB3">
      <w:pPr>
        <w:pStyle w:val="Heading3"/>
        <w:tabs>
          <w:tab w:val="num" w:pos="709"/>
        </w:tabs>
        <w:ind w:left="709" w:hanging="709"/>
        <w:rPr>
          <w:lang w:val="en-US"/>
        </w:rPr>
      </w:pPr>
      <w:bookmarkStart w:id="58" w:name="_Toc259122724"/>
      <w:bookmarkStart w:id="59" w:name="_Toc269214596"/>
      <w:bookmarkStart w:id="60" w:name="_Toc78809069"/>
      <w:r w:rsidRPr="00290412">
        <w:rPr>
          <w:lang w:val="en-US"/>
        </w:rPr>
        <w:t xml:space="preserve">Reporting </w:t>
      </w:r>
      <w:r w:rsidR="00CE1A13" w:rsidRPr="00290412">
        <w:rPr>
          <w:lang w:val="en-US"/>
        </w:rPr>
        <w:t>r</w:t>
      </w:r>
      <w:r w:rsidRPr="00290412">
        <w:rPr>
          <w:lang w:val="en-US"/>
        </w:rPr>
        <w:t>equirements</w:t>
      </w:r>
      <w:bookmarkEnd w:id="58"/>
      <w:bookmarkEnd w:id="59"/>
      <w:bookmarkEnd w:id="60"/>
    </w:p>
    <w:p w14:paraId="4B6E65FF" w14:textId="37C86114" w:rsidR="00323B53" w:rsidRPr="00290412" w:rsidRDefault="00323B53" w:rsidP="00556B9B">
      <w:pPr>
        <w:ind w:right="-1"/>
        <w:rPr>
          <w:lang w:val="en-US"/>
        </w:rPr>
      </w:pPr>
      <w:r w:rsidRPr="00290412">
        <w:rPr>
          <w:lang w:val="en-US"/>
        </w:rPr>
        <w:t xml:space="preserve">Any changes of material, processes, design, layout, components, quality assurance, testing, etc., </w:t>
      </w:r>
      <w:proofErr w:type="gramStart"/>
      <w:r w:rsidRPr="00290412">
        <w:rPr>
          <w:lang w:val="en-US"/>
        </w:rPr>
        <w:t>have to</w:t>
      </w:r>
      <w:proofErr w:type="gramEnd"/>
      <w:r w:rsidRPr="00290412">
        <w:rPr>
          <w:lang w:val="en-US"/>
        </w:rPr>
        <w:t xml:space="preserve"> be agreed by K</w:t>
      </w:r>
      <w:r w:rsidR="00CF038B">
        <w:rPr>
          <w:lang w:val="en-US"/>
        </w:rPr>
        <w:t>norr-</w:t>
      </w:r>
      <w:proofErr w:type="spellStart"/>
      <w:r w:rsidRPr="008B61AB">
        <w:rPr>
          <w:lang w:val="en-US"/>
        </w:rPr>
        <w:t>B</w:t>
      </w:r>
      <w:r w:rsidR="00CF038B" w:rsidRPr="008B61AB">
        <w:rPr>
          <w:lang w:val="en-US"/>
        </w:rPr>
        <w:t>remse</w:t>
      </w:r>
      <w:proofErr w:type="spellEnd"/>
      <w:r w:rsidRPr="008B61AB">
        <w:rPr>
          <w:lang w:val="en-US"/>
        </w:rPr>
        <w:t>.</w:t>
      </w:r>
      <w:r w:rsidR="00C9224D" w:rsidRPr="008B61AB">
        <w:rPr>
          <w:lang w:val="en-US"/>
        </w:rPr>
        <w:t xml:space="preserve"> </w:t>
      </w:r>
      <w:r w:rsidR="00393638" w:rsidRPr="00B7675F">
        <w:rPr>
          <w:lang w:val="en-US"/>
        </w:rPr>
        <w:t xml:space="preserve"> See details in QMPP</w:t>
      </w:r>
      <w:r w:rsidR="009D0EA3" w:rsidRPr="00B7675F">
        <w:rPr>
          <w:lang w:val="en-US"/>
        </w:rPr>
        <w:t xml:space="preserve"> </w:t>
      </w:r>
      <w:proofErr w:type="gramStart"/>
      <w:r w:rsidR="009D0EA3" w:rsidRPr="00B7675F">
        <w:rPr>
          <w:lang w:val="en-US"/>
        </w:rPr>
        <w:t>document</w:t>
      </w:r>
      <w:proofErr w:type="gramEnd"/>
    </w:p>
    <w:p w14:paraId="654BCB24" w14:textId="77777777" w:rsidR="00133DA4" w:rsidRPr="001C00DA" w:rsidRDefault="00323B53" w:rsidP="00D90DB3">
      <w:pPr>
        <w:pStyle w:val="Heading3"/>
        <w:tabs>
          <w:tab w:val="num" w:pos="709"/>
        </w:tabs>
        <w:ind w:left="709" w:hanging="709"/>
        <w:rPr>
          <w:lang w:val="en-US"/>
        </w:rPr>
      </w:pPr>
      <w:bookmarkStart w:id="61" w:name="_Toc259122725"/>
      <w:bookmarkStart w:id="62" w:name="_Toc269214597"/>
      <w:bookmarkStart w:id="63" w:name="_Toc78809070"/>
      <w:r w:rsidRPr="008B61AB">
        <w:rPr>
          <w:lang w:val="en-US"/>
        </w:rPr>
        <w:t xml:space="preserve">Validation </w:t>
      </w:r>
      <w:r w:rsidR="00CE1A13" w:rsidRPr="008B61AB">
        <w:rPr>
          <w:lang w:val="en-US"/>
        </w:rPr>
        <w:t>t</w:t>
      </w:r>
      <w:r w:rsidRPr="008B61AB">
        <w:rPr>
          <w:lang w:val="en-US"/>
        </w:rPr>
        <w:t>ests</w:t>
      </w:r>
      <w:bookmarkEnd w:id="61"/>
      <w:bookmarkEnd w:id="62"/>
      <w:bookmarkEnd w:id="63"/>
    </w:p>
    <w:p w14:paraId="38FF64AC" w14:textId="50F6CCF7" w:rsidR="00415758" w:rsidRPr="00B7675F" w:rsidRDefault="002B69AF" w:rsidP="001257DD">
      <w:pPr>
        <w:ind w:right="-1"/>
        <w:jc w:val="left"/>
        <w:rPr>
          <w:lang w:val="en-US"/>
        </w:rPr>
      </w:pPr>
      <w:r w:rsidRPr="001C00DA">
        <w:rPr>
          <w:lang w:val="en-US"/>
        </w:rPr>
        <w:t xml:space="preserve">The </w:t>
      </w:r>
      <w:r w:rsidR="00323B53" w:rsidRPr="00D660FA">
        <w:rPr>
          <w:lang w:val="en-US"/>
        </w:rPr>
        <w:t xml:space="preserve">tests </w:t>
      </w:r>
      <w:r w:rsidR="00DC5D6D" w:rsidRPr="00B7675F">
        <w:rPr>
          <w:lang w:val="en-US"/>
        </w:rPr>
        <w:t xml:space="preserve">described </w:t>
      </w:r>
      <w:r w:rsidR="00323B53" w:rsidRPr="00B7675F">
        <w:rPr>
          <w:lang w:val="en-US"/>
        </w:rPr>
        <w:t>in</w:t>
      </w:r>
      <w:r w:rsidRPr="00B7675F">
        <w:rPr>
          <w:lang w:val="en-US"/>
        </w:rPr>
        <w:t xml:space="preserve"> chapter </w:t>
      </w:r>
      <w:r w:rsidR="003D514F" w:rsidRPr="00B7675F">
        <w:rPr>
          <w:lang w:val="en-US"/>
        </w:rPr>
        <w:fldChar w:fldCharType="begin"/>
      </w:r>
      <w:r w:rsidR="003D514F" w:rsidRPr="00B7675F">
        <w:rPr>
          <w:lang w:val="en-US"/>
        </w:rPr>
        <w:instrText xml:space="preserve"> REF _Ref77950928 \r \h </w:instrText>
      </w:r>
      <w:r w:rsidR="003D514F" w:rsidRPr="00B7675F">
        <w:rPr>
          <w:lang w:val="en-US"/>
        </w:rPr>
      </w:r>
      <w:r w:rsidR="003D514F" w:rsidRPr="00B7675F">
        <w:rPr>
          <w:lang w:val="en-US"/>
        </w:rPr>
        <w:fldChar w:fldCharType="separate"/>
      </w:r>
      <w:r w:rsidR="00FF28F7">
        <w:rPr>
          <w:lang w:val="en-US"/>
        </w:rPr>
        <w:t>7.3</w:t>
      </w:r>
      <w:r w:rsidR="003D514F" w:rsidRPr="00B7675F">
        <w:rPr>
          <w:lang w:val="en-US"/>
        </w:rPr>
        <w:fldChar w:fldCharType="end"/>
      </w:r>
      <w:r w:rsidRPr="00B7675F">
        <w:rPr>
          <w:lang w:val="en-US"/>
        </w:rPr>
        <w:t xml:space="preserve"> – </w:t>
      </w:r>
      <w:r w:rsidR="00DC5D6D" w:rsidRPr="00B7675F">
        <w:rPr>
          <w:lang w:val="en-US"/>
        </w:rPr>
        <w:fldChar w:fldCharType="begin"/>
      </w:r>
      <w:r w:rsidR="00DC5D6D" w:rsidRPr="00B7675F">
        <w:rPr>
          <w:lang w:val="en-US"/>
        </w:rPr>
        <w:instrText xml:space="preserve"> REF _Ref77950953 \r \h </w:instrText>
      </w:r>
      <w:r w:rsidR="00DC5D6D" w:rsidRPr="00B7675F">
        <w:rPr>
          <w:lang w:val="en-US"/>
        </w:rPr>
      </w:r>
      <w:r w:rsidR="00DC5D6D" w:rsidRPr="00B7675F">
        <w:rPr>
          <w:lang w:val="en-US"/>
        </w:rPr>
        <w:fldChar w:fldCharType="separate"/>
      </w:r>
      <w:r w:rsidR="00FF28F7">
        <w:rPr>
          <w:lang w:val="en-US"/>
        </w:rPr>
        <w:t>7.7</w:t>
      </w:r>
      <w:r w:rsidR="00DC5D6D" w:rsidRPr="00B7675F">
        <w:rPr>
          <w:lang w:val="en-US"/>
        </w:rPr>
        <w:fldChar w:fldCharType="end"/>
      </w:r>
      <w:r w:rsidRPr="00B7675F">
        <w:rPr>
          <w:lang w:val="en-US"/>
        </w:rPr>
        <w:t xml:space="preserve"> of</w:t>
      </w:r>
      <w:r w:rsidR="00323B53" w:rsidRPr="00B7675F">
        <w:rPr>
          <w:lang w:val="en-US"/>
        </w:rPr>
        <w:t xml:space="preserve"> </w:t>
      </w:r>
      <w:r w:rsidR="00323B53" w:rsidRPr="008B61AB">
        <w:rPr>
          <w:lang w:val="en-US"/>
        </w:rPr>
        <w:t xml:space="preserve">this requirement specification must be done by the supplier and test </w:t>
      </w:r>
      <w:r w:rsidR="00323B53" w:rsidRPr="00B7675F">
        <w:rPr>
          <w:lang w:val="en-US"/>
        </w:rPr>
        <w:t>requirements must be fulfilled</w:t>
      </w:r>
      <w:r w:rsidR="002D5B3B" w:rsidRPr="00B7675F">
        <w:rPr>
          <w:lang w:val="en-US"/>
        </w:rPr>
        <w:t xml:space="preserve">. </w:t>
      </w:r>
    </w:p>
    <w:p w14:paraId="37C9DE05" w14:textId="77777777" w:rsidR="0060103A" w:rsidRPr="00B7675F" w:rsidRDefault="0060103A" w:rsidP="001257DD">
      <w:pPr>
        <w:ind w:right="-1"/>
        <w:jc w:val="left"/>
        <w:rPr>
          <w:lang w:val="en-US"/>
        </w:rPr>
      </w:pPr>
    </w:p>
    <w:p w14:paraId="31D256FB" w14:textId="5CF6AA60" w:rsidR="007E7E66" w:rsidRPr="00B7675F" w:rsidRDefault="002D5B3B" w:rsidP="001257DD">
      <w:pPr>
        <w:ind w:right="-1"/>
        <w:jc w:val="left"/>
        <w:rPr>
          <w:lang w:val="en-US"/>
        </w:rPr>
      </w:pPr>
      <w:r w:rsidRPr="00B7675F">
        <w:rPr>
          <w:lang w:val="en-US"/>
        </w:rPr>
        <w:t xml:space="preserve">Chapter 7.8 describes tests that Knorr </w:t>
      </w:r>
      <w:proofErr w:type="spellStart"/>
      <w:r w:rsidRPr="00B7675F">
        <w:rPr>
          <w:lang w:val="en-US"/>
        </w:rPr>
        <w:t>Bremse</w:t>
      </w:r>
      <w:proofErr w:type="spellEnd"/>
      <w:r w:rsidRPr="00B7675F">
        <w:rPr>
          <w:lang w:val="en-US"/>
        </w:rPr>
        <w:t xml:space="preserve"> carries out internally </w:t>
      </w:r>
      <w:r w:rsidR="00427B6A" w:rsidRPr="00B7675F">
        <w:rPr>
          <w:lang w:val="en-US"/>
        </w:rPr>
        <w:t>and there will be the</w:t>
      </w:r>
      <w:r w:rsidR="009D0EA3" w:rsidRPr="00B7675F">
        <w:rPr>
          <w:lang w:val="en-US"/>
        </w:rPr>
        <w:t xml:space="preserve"> cover unit </w:t>
      </w:r>
      <w:r w:rsidR="00427B6A" w:rsidRPr="00B7675F">
        <w:rPr>
          <w:lang w:val="en-US"/>
        </w:rPr>
        <w:t xml:space="preserve">mounted </w:t>
      </w:r>
      <w:r w:rsidR="009D0EA3" w:rsidRPr="00B7675F">
        <w:rPr>
          <w:lang w:val="en-US"/>
        </w:rPr>
        <w:t>on a complete</w:t>
      </w:r>
      <w:r w:rsidR="002D4C12" w:rsidRPr="00B7675F">
        <w:rPr>
          <w:lang w:val="en-US"/>
        </w:rPr>
        <w:t xml:space="preserve"> </w:t>
      </w:r>
      <w:r w:rsidRPr="00B7675F">
        <w:rPr>
          <w:lang w:val="en-US"/>
        </w:rPr>
        <w:t>disc brake.</w:t>
      </w:r>
      <w:r w:rsidR="00323B53" w:rsidRPr="00B7675F">
        <w:rPr>
          <w:lang w:val="en-US"/>
        </w:rPr>
        <w:t xml:space="preserve"> </w:t>
      </w:r>
      <w:r w:rsidR="0059411F" w:rsidRPr="00B7675F">
        <w:rPr>
          <w:lang w:val="en-US"/>
        </w:rPr>
        <w:t>The cover unit must withstand th</w:t>
      </w:r>
      <w:r w:rsidR="00136A48" w:rsidRPr="00B7675F">
        <w:rPr>
          <w:lang w:val="en-US"/>
        </w:rPr>
        <w:t>e</w:t>
      </w:r>
      <w:r w:rsidR="0059411F" w:rsidRPr="00B7675F">
        <w:rPr>
          <w:lang w:val="en-US"/>
        </w:rPr>
        <w:t>s</w:t>
      </w:r>
      <w:r w:rsidR="00136A48" w:rsidRPr="00B7675F">
        <w:rPr>
          <w:lang w:val="en-US"/>
        </w:rPr>
        <w:t>e</w:t>
      </w:r>
      <w:r w:rsidR="0059411F" w:rsidRPr="00B7675F">
        <w:rPr>
          <w:lang w:val="en-US"/>
        </w:rPr>
        <w:t xml:space="preserve"> test</w:t>
      </w:r>
      <w:r w:rsidR="00136A48" w:rsidRPr="00B7675F">
        <w:rPr>
          <w:lang w:val="en-US"/>
        </w:rPr>
        <w:t>s</w:t>
      </w:r>
      <w:r w:rsidR="0059411F" w:rsidRPr="00B7675F">
        <w:rPr>
          <w:lang w:val="en-US"/>
        </w:rPr>
        <w:t xml:space="preserve"> undamaged</w:t>
      </w:r>
      <w:r w:rsidR="0060103A" w:rsidRPr="00B7675F">
        <w:rPr>
          <w:lang w:val="en-US"/>
        </w:rPr>
        <w:t xml:space="preserve"> and fully functional.</w:t>
      </w:r>
      <w:r w:rsidR="002656FE" w:rsidRPr="00B7675F">
        <w:rPr>
          <w:lang w:val="en-US"/>
        </w:rPr>
        <w:t xml:space="preserve"> During the project there will be a prompt mutual exchange of test results.</w:t>
      </w:r>
    </w:p>
    <w:p w14:paraId="7A92F37E" w14:textId="77777777" w:rsidR="0060103A" w:rsidRPr="00136A48" w:rsidRDefault="0060103A" w:rsidP="001257DD">
      <w:pPr>
        <w:ind w:right="-1"/>
        <w:jc w:val="left"/>
        <w:rPr>
          <w:color w:val="00B050"/>
          <w:lang w:val="en-US"/>
        </w:rPr>
      </w:pPr>
    </w:p>
    <w:p w14:paraId="55ED6D6B" w14:textId="3A9C0E1F" w:rsidR="002656FE" w:rsidRDefault="00323B53" w:rsidP="001257DD">
      <w:pPr>
        <w:ind w:right="-1"/>
        <w:jc w:val="left"/>
        <w:rPr>
          <w:lang w:val="en-US"/>
        </w:rPr>
      </w:pPr>
      <w:r w:rsidRPr="00290412">
        <w:rPr>
          <w:lang w:val="en-US"/>
        </w:rPr>
        <w:t>On request K</w:t>
      </w:r>
      <w:r w:rsidR="00CF038B">
        <w:rPr>
          <w:lang w:val="en-US"/>
        </w:rPr>
        <w:t>norr-</w:t>
      </w:r>
      <w:proofErr w:type="spellStart"/>
      <w:r w:rsidRPr="00290412">
        <w:rPr>
          <w:lang w:val="en-US"/>
        </w:rPr>
        <w:t>B</w:t>
      </w:r>
      <w:r w:rsidR="00CF038B">
        <w:rPr>
          <w:lang w:val="en-US"/>
        </w:rPr>
        <w:t>remse</w:t>
      </w:r>
      <w:proofErr w:type="spellEnd"/>
      <w:r w:rsidRPr="00290412">
        <w:rPr>
          <w:lang w:val="en-US"/>
        </w:rPr>
        <w:t xml:space="preserve"> must be</w:t>
      </w:r>
      <w:r w:rsidR="00784C63">
        <w:rPr>
          <w:lang w:val="en-US"/>
        </w:rPr>
        <w:t xml:space="preserve"> authorized to</w:t>
      </w:r>
      <w:r w:rsidRPr="00290412">
        <w:rPr>
          <w:lang w:val="en-US"/>
        </w:rPr>
        <w:t xml:space="preserve"> participat</w:t>
      </w:r>
      <w:r w:rsidR="00784C63">
        <w:rPr>
          <w:lang w:val="en-US"/>
        </w:rPr>
        <w:t>e</w:t>
      </w:r>
      <w:r w:rsidRPr="00290412">
        <w:rPr>
          <w:lang w:val="en-US"/>
        </w:rPr>
        <w:t xml:space="preserve"> at the tests. </w:t>
      </w:r>
      <w:r w:rsidR="00B738EA">
        <w:rPr>
          <w:lang w:val="en-US"/>
        </w:rPr>
        <w:t>C</w:t>
      </w:r>
      <w:r w:rsidR="00B738EA" w:rsidRPr="00B738EA">
        <w:rPr>
          <w:lang w:val="en-US"/>
        </w:rPr>
        <w:t>omprehensive and conclusive test reports shall be provided to</w:t>
      </w:r>
      <w:r w:rsidR="002656FE">
        <w:rPr>
          <w:lang w:val="en-US"/>
        </w:rPr>
        <w:t xml:space="preserve"> </w:t>
      </w:r>
      <w:r w:rsidR="00CF038B">
        <w:rPr>
          <w:lang w:val="en-US"/>
        </w:rPr>
        <w:t>Knorr-</w:t>
      </w:r>
      <w:proofErr w:type="spellStart"/>
      <w:r w:rsidR="00CF038B">
        <w:rPr>
          <w:lang w:val="en-US"/>
        </w:rPr>
        <w:t>Bremse</w:t>
      </w:r>
      <w:proofErr w:type="spellEnd"/>
      <w:r w:rsidRPr="00290412">
        <w:rPr>
          <w:lang w:val="en-US"/>
        </w:rPr>
        <w:t>.</w:t>
      </w:r>
    </w:p>
    <w:p w14:paraId="557CCB11" w14:textId="2F872DDC" w:rsidR="002656FE" w:rsidRDefault="002656FE" w:rsidP="001257DD">
      <w:pPr>
        <w:ind w:right="-1"/>
        <w:jc w:val="left"/>
        <w:rPr>
          <w:lang w:val="en-US"/>
        </w:rPr>
      </w:pPr>
    </w:p>
    <w:p w14:paraId="6FF70CDD" w14:textId="73B5601C" w:rsidR="002656FE" w:rsidRDefault="002656FE" w:rsidP="001257DD">
      <w:pPr>
        <w:ind w:right="-1"/>
        <w:jc w:val="left"/>
        <w:rPr>
          <w:lang w:val="en-US"/>
        </w:rPr>
      </w:pPr>
    </w:p>
    <w:p w14:paraId="10350CAF" w14:textId="77777777" w:rsidR="002656FE" w:rsidRDefault="002656FE" w:rsidP="001257DD">
      <w:pPr>
        <w:ind w:right="-1"/>
        <w:jc w:val="left"/>
        <w:rPr>
          <w:lang w:val="en-US"/>
        </w:rPr>
      </w:pPr>
    </w:p>
    <w:p w14:paraId="58D1BD23" w14:textId="77777777" w:rsidR="00323B53" w:rsidRPr="00350DAD" w:rsidRDefault="00E44972" w:rsidP="00D90DB3">
      <w:pPr>
        <w:pStyle w:val="Heading3"/>
        <w:tabs>
          <w:tab w:val="num" w:pos="709"/>
        </w:tabs>
        <w:ind w:left="709" w:hanging="709"/>
        <w:rPr>
          <w:lang w:val="en-US"/>
        </w:rPr>
      </w:pPr>
      <w:bookmarkStart w:id="64" w:name="_Toc78809071"/>
      <w:r w:rsidRPr="00350DAD">
        <w:rPr>
          <w:lang w:val="en-US"/>
        </w:rPr>
        <w:t xml:space="preserve">Other </w:t>
      </w:r>
      <w:r w:rsidR="0039638D" w:rsidRPr="00350DAD">
        <w:rPr>
          <w:lang w:val="en-US"/>
        </w:rPr>
        <w:t>t</w:t>
      </w:r>
      <w:r w:rsidR="001E2894" w:rsidRPr="00350DAD">
        <w:rPr>
          <w:lang w:val="en-US"/>
        </w:rPr>
        <w:t xml:space="preserve">echnical </w:t>
      </w:r>
      <w:r w:rsidR="0039638D" w:rsidRPr="00350DAD">
        <w:rPr>
          <w:lang w:val="en-US"/>
        </w:rPr>
        <w:t>d</w:t>
      </w:r>
      <w:r w:rsidR="001E2894" w:rsidRPr="00350DAD">
        <w:rPr>
          <w:lang w:val="en-US"/>
        </w:rPr>
        <w:t>ocumentation</w:t>
      </w:r>
      <w:bookmarkEnd w:id="64"/>
    </w:p>
    <w:p w14:paraId="0151DFE7" w14:textId="77777777" w:rsidR="00BA4DB5" w:rsidRPr="00290412" w:rsidRDefault="00001199" w:rsidP="008A6619">
      <w:pPr>
        <w:spacing w:after="120"/>
        <w:ind w:right="0"/>
        <w:rPr>
          <w:lang w:val="en-US"/>
        </w:rPr>
      </w:pPr>
      <w:r w:rsidRPr="00290412">
        <w:rPr>
          <w:lang w:val="en-US"/>
        </w:rPr>
        <w:t>The supplier ensures that all technical documents if need</w:t>
      </w:r>
      <w:r w:rsidR="00B24743" w:rsidRPr="00290412">
        <w:rPr>
          <w:lang w:val="en-US"/>
        </w:rPr>
        <w:t>ed</w:t>
      </w:r>
      <w:r w:rsidRPr="00290412">
        <w:rPr>
          <w:lang w:val="en-US"/>
        </w:rPr>
        <w:t xml:space="preserve"> for the technical under</w:t>
      </w:r>
      <w:r w:rsidR="00BA4DB5" w:rsidRPr="00290412">
        <w:rPr>
          <w:lang w:val="en-US"/>
        </w:rPr>
        <w:t>standing will be provided to K</w:t>
      </w:r>
      <w:r w:rsidR="00404A94">
        <w:rPr>
          <w:lang w:val="en-US"/>
        </w:rPr>
        <w:t>norr-</w:t>
      </w:r>
      <w:proofErr w:type="spellStart"/>
      <w:r w:rsidR="00BA4DB5" w:rsidRPr="00290412">
        <w:rPr>
          <w:lang w:val="en-US"/>
        </w:rPr>
        <w:t>B</w:t>
      </w:r>
      <w:r w:rsidR="00404A94">
        <w:rPr>
          <w:lang w:val="en-US"/>
        </w:rPr>
        <w:t>remse</w:t>
      </w:r>
      <w:proofErr w:type="spellEnd"/>
      <w:r w:rsidR="00FA4D85" w:rsidRPr="00290412">
        <w:rPr>
          <w:lang w:val="en-US"/>
        </w:rPr>
        <w:t xml:space="preserve"> during the development process</w:t>
      </w:r>
      <w:r w:rsidR="00BA4DB5" w:rsidRPr="00290412">
        <w:rPr>
          <w:lang w:val="en-US"/>
        </w:rPr>
        <w:t xml:space="preserve">, </w:t>
      </w:r>
      <w:r w:rsidR="00FA4D85" w:rsidRPr="00290412">
        <w:rPr>
          <w:lang w:val="en-US"/>
        </w:rPr>
        <w:t>e.g.</w:t>
      </w:r>
      <w:r w:rsidR="008A6619">
        <w:rPr>
          <w:lang w:val="en-US"/>
        </w:rPr>
        <w:t>:</w:t>
      </w:r>
    </w:p>
    <w:p w14:paraId="3D0761E2" w14:textId="77777777" w:rsidR="00BA4DB5" w:rsidRPr="00290412" w:rsidRDefault="00BA4DB5" w:rsidP="00631C0D">
      <w:pPr>
        <w:numPr>
          <w:ilvl w:val="0"/>
          <w:numId w:val="2"/>
        </w:numPr>
        <w:tabs>
          <w:tab w:val="num" w:pos="426"/>
        </w:tabs>
        <w:ind w:left="426" w:right="-1" w:hanging="284"/>
        <w:rPr>
          <w:lang w:val="en-US"/>
        </w:rPr>
      </w:pPr>
      <w:r w:rsidRPr="00290412">
        <w:rPr>
          <w:lang w:val="en-US"/>
        </w:rPr>
        <w:t>Specification</w:t>
      </w:r>
    </w:p>
    <w:p w14:paraId="5F42E116" w14:textId="77777777" w:rsidR="00BA4DB5" w:rsidRPr="00290412" w:rsidRDefault="00BA4DB5" w:rsidP="00631C0D">
      <w:pPr>
        <w:numPr>
          <w:ilvl w:val="0"/>
          <w:numId w:val="2"/>
        </w:numPr>
        <w:tabs>
          <w:tab w:val="num" w:pos="426"/>
        </w:tabs>
        <w:ind w:left="426" w:right="-1" w:hanging="284"/>
        <w:rPr>
          <w:lang w:val="en-US"/>
        </w:rPr>
      </w:pPr>
      <w:r w:rsidRPr="00290412">
        <w:rPr>
          <w:lang w:val="en-US"/>
        </w:rPr>
        <w:t>Functional description</w:t>
      </w:r>
    </w:p>
    <w:p w14:paraId="23C1E0F6" w14:textId="77777777" w:rsidR="00BA4DB5" w:rsidRPr="00290412" w:rsidRDefault="00BA4DB5" w:rsidP="00631C0D">
      <w:pPr>
        <w:numPr>
          <w:ilvl w:val="0"/>
          <w:numId w:val="2"/>
        </w:numPr>
        <w:tabs>
          <w:tab w:val="num" w:pos="426"/>
        </w:tabs>
        <w:ind w:left="426" w:right="-1" w:hanging="284"/>
        <w:rPr>
          <w:lang w:val="en-US"/>
        </w:rPr>
      </w:pPr>
      <w:r w:rsidRPr="00290412">
        <w:rPr>
          <w:lang w:val="en-US"/>
        </w:rPr>
        <w:t>Qualificati</w:t>
      </w:r>
      <w:r w:rsidR="00366183" w:rsidRPr="00290412">
        <w:rPr>
          <w:lang w:val="en-US"/>
        </w:rPr>
        <w:t xml:space="preserve">on </w:t>
      </w:r>
      <w:r w:rsidR="001257DD" w:rsidRPr="00290412">
        <w:rPr>
          <w:lang w:val="en-US"/>
        </w:rPr>
        <w:t>t</w:t>
      </w:r>
      <w:r w:rsidR="00366183" w:rsidRPr="00290412">
        <w:rPr>
          <w:lang w:val="en-US"/>
        </w:rPr>
        <w:t>est plan, agreed with Knorr-</w:t>
      </w:r>
      <w:proofErr w:type="spellStart"/>
      <w:r w:rsidRPr="00290412">
        <w:rPr>
          <w:lang w:val="en-US"/>
        </w:rPr>
        <w:t>Bremse</w:t>
      </w:r>
      <w:proofErr w:type="spellEnd"/>
    </w:p>
    <w:p w14:paraId="5FDFFA48" w14:textId="77777777" w:rsidR="00BA4DB5" w:rsidRPr="00290412" w:rsidRDefault="00366183" w:rsidP="00631C0D">
      <w:pPr>
        <w:numPr>
          <w:ilvl w:val="0"/>
          <w:numId w:val="2"/>
        </w:numPr>
        <w:tabs>
          <w:tab w:val="num" w:pos="426"/>
        </w:tabs>
        <w:ind w:left="426" w:right="-1" w:hanging="284"/>
        <w:rPr>
          <w:lang w:val="en-US"/>
        </w:rPr>
      </w:pPr>
      <w:r w:rsidRPr="00290412">
        <w:rPr>
          <w:lang w:val="en-US"/>
        </w:rPr>
        <w:t>T</w:t>
      </w:r>
      <w:r w:rsidR="00BA4DB5" w:rsidRPr="00290412">
        <w:rPr>
          <w:lang w:val="en-US"/>
        </w:rPr>
        <w:t>est reports</w:t>
      </w:r>
      <w:r w:rsidR="00C75FAB">
        <w:rPr>
          <w:lang w:val="en-US"/>
        </w:rPr>
        <w:t xml:space="preserve"> / </w:t>
      </w:r>
      <w:r w:rsidR="00C75FAB" w:rsidRPr="00350DAD">
        <w:rPr>
          <w:lang w:val="en-US"/>
        </w:rPr>
        <w:t>measurement reports</w:t>
      </w:r>
      <w:r w:rsidR="00C75FAB">
        <w:rPr>
          <w:lang w:val="en-US"/>
        </w:rPr>
        <w:t xml:space="preserve"> </w:t>
      </w:r>
    </w:p>
    <w:p w14:paraId="2E918FD9" w14:textId="77777777" w:rsidR="00BA4DB5" w:rsidRPr="00290412" w:rsidRDefault="00BA4DB5" w:rsidP="00631C0D">
      <w:pPr>
        <w:numPr>
          <w:ilvl w:val="0"/>
          <w:numId w:val="2"/>
        </w:numPr>
        <w:tabs>
          <w:tab w:val="num" w:pos="426"/>
        </w:tabs>
        <w:ind w:left="426" w:right="-1" w:hanging="284"/>
        <w:rPr>
          <w:lang w:val="en-US"/>
        </w:rPr>
      </w:pPr>
      <w:r w:rsidRPr="00290412">
        <w:rPr>
          <w:lang w:val="en-US"/>
        </w:rPr>
        <w:t>2D drawings on electronic media with dimensions and tolerances</w:t>
      </w:r>
    </w:p>
    <w:p w14:paraId="21483CB1" w14:textId="77777777" w:rsidR="00BA4DB5" w:rsidRPr="00290412" w:rsidRDefault="00BA4DB5" w:rsidP="00631C0D">
      <w:pPr>
        <w:numPr>
          <w:ilvl w:val="0"/>
          <w:numId w:val="2"/>
        </w:numPr>
        <w:tabs>
          <w:tab w:val="num" w:pos="426"/>
        </w:tabs>
        <w:ind w:left="426" w:right="-1" w:hanging="284"/>
        <w:rPr>
          <w:lang w:val="en-US"/>
        </w:rPr>
      </w:pPr>
      <w:r w:rsidRPr="00290412">
        <w:rPr>
          <w:lang w:val="en-US"/>
        </w:rPr>
        <w:t xml:space="preserve">3D models on an electronic media. Preferred format is </w:t>
      </w:r>
      <w:proofErr w:type="spellStart"/>
      <w:r w:rsidRPr="00290412">
        <w:rPr>
          <w:lang w:val="en-US"/>
        </w:rPr>
        <w:t>ProEngineer</w:t>
      </w:r>
      <w:proofErr w:type="spellEnd"/>
      <w:r w:rsidRPr="00290412">
        <w:rPr>
          <w:lang w:val="en-US"/>
        </w:rPr>
        <w:t>/Wildfire, else Step 214.</w:t>
      </w:r>
    </w:p>
    <w:p w14:paraId="6B4D295D" w14:textId="77777777" w:rsidR="00BA4DB5" w:rsidRPr="00290412" w:rsidRDefault="001257DD" w:rsidP="00631C0D">
      <w:pPr>
        <w:numPr>
          <w:ilvl w:val="0"/>
          <w:numId w:val="2"/>
        </w:numPr>
        <w:tabs>
          <w:tab w:val="num" w:pos="426"/>
        </w:tabs>
        <w:ind w:left="426" w:right="-1" w:hanging="284"/>
        <w:rPr>
          <w:lang w:val="en-US"/>
        </w:rPr>
      </w:pPr>
      <w:r w:rsidRPr="00290412">
        <w:rPr>
          <w:lang w:val="en-US"/>
        </w:rPr>
        <w:t>Handling and i</w:t>
      </w:r>
      <w:r w:rsidR="00BA4DB5" w:rsidRPr="00290412">
        <w:rPr>
          <w:lang w:val="en-US"/>
        </w:rPr>
        <w:t>nstallation guidelines</w:t>
      </w:r>
    </w:p>
    <w:p w14:paraId="0A38D78A" w14:textId="77777777" w:rsidR="00BA4DB5" w:rsidRPr="00290412" w:rsidRDefault="00BA4DB5" w:rsidP="00AF3073">
      <w:pPr>
        <w:numPr>
          <w:ilvl w:val="0"/>
          <w:numId w:val="2"/>
        </w:numPr>
        <w:tabs>
          <w:tab w:val="num" w:pos="426"/>
        </w:tabs>
        <w:spacing w:after="120"/>
        <w:ind w:left="426" w:right="0" w:hanging="284"/>
        <w:rPr>
          <w:lang w:val="en-US"/>
        </w:rPr>
      </w:pPr>
      <w:r w:rsidRPr="00290412">
        <w:rPr>
          <w:lang w:val="en-US"/>
        </w:rPr>
        <w:t>Scrapping and recycling information/</w:t>
      </w:r>
      <w:r w:rsidR="001257DD" w:rsidRPr="00290412">
        <w:rPr>
          <w:lang w:val="en-US"/>
        </w:rPr>
        <w:t>d</w:t>
      </w:r>
      <w:r w:rsidRPr="00290412">
        <w:rPr>
          <w:lang w:val="en-US"/>
        </w:rPr>
        <w:t>isassembly manual</w:t>
      </w:r>
    </w:p>
    <w:p w14:paraId="41B17B43" w14:textId="77777777" w:rsidR="00BA4DB5" w:rsidRPr="00290412" w:rsidRDefault="00BA4DB5" w:rsidP="00556B9B">
      <w:pPr>
        <w:ind w:right="-1"/>
        <w:rPr>
          <w:lang w:val="en-US"/>
        </w:rPr>
      </w:pPr>
      <w:r w:rsidRPr="00290412">
        <w:rPr>
          <w:lang w:val="en-US"/>
        </w:rPr>
        <w:t>All documents shall be controlled by the supplier’s configuration management routines, such that Knorr-</w:t>
      </w:r>
      <w:proofErr w:type="spellStart"/>
      <w:r w:rsidRPr="00290412">
        <w:rPr>
          <w:lang w:val="en-US"/>
        </w:rPr>
        <w:t>Bremse</w:t>
      </w:r>
      <w:proofErr w:type="spellEnd"/>
      <w:r w:rsidRPr="00290412">
        <w:rPr>
          <w:lang w:val="en-US"/>
        </w:rPr>
        <w:t xml:space="preserve"> always automatically receives the valid version at every update.</w:t>
      </w:r>
    </w:p>
    <w:p w14:paraId="50D280AC" w14:textId="77777777" w:rsidR="00BA4DB5" w:rsidRPr="00290412" w:rsidRDefault="00BA4DB5" w:rsidP="00556B9B">
      <w:pPr>
        <w:ind w:right="-1"/>
        <w:rPr>
          <w:lang w:val="en-US"/>
        </w:rPr>
      </w:pPr>
    </w:p>
    <w:p w14:paraId="1134E700" w14:textId="77777777" w:rsidR="00DA74DA" w:rsidRPr="00290412" w:rsidRDefault="001D6F8A" w:rsidP="00556B9B">
      <w:pPr>
        <w:ind w:right="-1"/>
        <w:rPr>
          <w:lang w:val="en-US"/>
        </w:rPr>
      </w:pPr>
      <w:r w:rsidRPr="00290412">
        <w:rPr>
          <w:lang w:val="en-US"/>
        </w:rPr>
        <w:t xml:space="preserve">Starting with </w:t>
      </w:r>
      <w:r w:rsidR="00001199" w:rsidRPr="00290412">
        <w:rPr>
          <w:lang w:val="en-US"/>
        </w:rPr>
        <w:t>B samples</w:t>
      </w:r>
      <w:r w:rsidR="00B24743" w:rsidRPr="00290412">
        <w:rPr>
          <w:lang w:val="en-US"/>
        </w:rPr>
        <w:t>,</w:t>
      </w:r>
      <w:r w:rsidR="00001199" w:rsidRPr="00290412">
        <w:rPr>
          <w:lang w:val="en-US"/>
        </w:rPr>
        <w:t xml:space="preserve"> a</w:t>
      </w:r>
      <w:r w:rsidR="00B24743" w:rsidRPr="00290412">
        <w:rPr>
          <w:lang w:val="en-US"/>
        </w:rPr>
        <w:t>ll</w:t>
      </w:r>
      <w:r w:rsidR="00001199" w:rsidRPr="00290412">
        <w:rPr>
          <w:lang w:val="en-US"/>
        </w:rPr>
        <w:t xml:space="preserve"> changes </w:t>
      </w:r>
      <w:proofErr w:type="gramStart"/>
      <w:r w:rsidR="00001199" w:rsidRPr="00290412">
        <w:rPr>
          <w:lang w:val="en-US"/>
        </w:rPr>
        <w:t>have to</w:t>
      </w:r>
      <w:proofErr w:type="gramEnd"/>
      <w:r w:rsidR="00001199" w:rsidRPr="00290412">
        <w:rPr>
          <w:lang w:val="en-US"/>
        </w:rPr>
        <w:t xml:space="preserve"> be documented in a change history sheet</w:t>
      </w:r>
      <w:r w:rsidR="004F7EBB" w:rsidRPr="00290412">
        <w:rPr>
          <w:lang w:val="en-US"/>
        </w:rPr>
        <w:t>.</w:t>
      </w:r>
    </w:p>
    <w:p w14:paraId="358EA96B" w14:textId="77777777" w:rsidR="00224A20" w:rsidRPr="00041798" w:rsidRDefault="00224A20" w:rsidP="00D90DB3">
      <w:pPr>
        <w:pStyle w:val="Heading3"/>
        <w:tabs>
          <w:tab w:val="num" w:pos="709"/>
        </w:tabs>
        <w:ind w:left="709" w:hanging="709"/>
        <w:rPr>
          <w:lang w:val="en-US"/>
        </w:rPr>
      </w:pPr>
      <w:bookmarkStart w:id="65" w:name="_Toc78809072"/>
      <w:r w:rsidRPr="00041798">
        <w:rPr>
          <w:lang w:val="en-US"/>
        </w:rPr>
        <w:t>Reliability</w:t>
      </w:r>
      <w:bookmarkEnd w:id="65"/>
    </w:p>
    <w:p w14:paraId="3D062D1C" w14:textId="77777777" w:rsidR="00041798" w:rsidRPr="00041798" w:rsidRDefault="00041798" w:rsidP="00041798">
      <w:pPr>
        <w:autoSpaceDE w:val="0"/>
        <w:autoSpaceDN w:val="0"/>
        <w:adjustRightInd w:val="0"/>
        <w:ind w:right="-1"/>
        <w:jc w:val="left"/>
        <w:rPr>
          <w:lang w:val="en-US"/>
        </w:rPr>
      </w:pPr>
      <w:r w:rsidRPr="00041798">
        <w:rPr>
          <w:lang w:val="en-US"/>
        </w:rPr>
        <w:t>The quality targets are defined in the Knorr-</w:t>
      </w:r>
      <w:proofErr w:type="spellStart"/>
      <w:r w:rsidRPr="00041798">
        <w:rPr>
          <w:lang w:val="en-US"/>
        </w:rPr>
        <w:t>Bremse</w:t>
      </w:r>
      <w:proofErr w:type="spellEnd"/>
      <w:r w:rsidRPr="00041798">
        <w:rPr>
          <w:lang w:val="en-US"/>
        </w:rPr>
        <w:t xml:space="preserve"> QMPP (Quality Management Program for Procurement) document.</w:t>
      </w:r>
    </w:p>
    <w:p w14:paraId="30FD70B3" w14:textId="77777777" w:rsidR="00DD76AF" w:rsidRPr="00A50D26" w:rsidRDefault="00DA74DA" w:rsidP="00DD76AF">
      <w:pPr>
        <w:pStyle w:val="Heading3"/>
        <w:tabs>
          <w:tab w:val="num" w:pos="709"/>
        </w:tabs>
        <w:ind w:left="709" w:hanging="709"/>
        <w:rPr>
          <w:lang w:val="en-US"/>
        </w:rPr>
      </w:pPr>
      <w:bookmarkStart w:id="66" w:name="_Toc298487484"/>
      <w:bookmarkStart w:id="67" w:name="_Toc78809073"/>
      <w:r w:rsidRPr="00A50D26">
        <w:rPr>
          <w:lang w:val="en-US"/>
        </w:rPr>
        <w:t>Drawings</w:t>
      </w:r>
      <w:bookmarkEnd w:id="66"/>
      <w:bookmarkEnd w:id="67"/>
      <w:r w:rsidRPr="00A50D26">
        <w:rPr>
          <w:lang w:val="en-US"/>
        </w:rPr>
        <w:t xml:space="preserve"> </w:t>
      </w:r>
    </w:p>
    <w:p w14:paraId="05D96197" w14:textId="77777777" w:rsidR="00DA74DA" w:rsidRPr="00290412" w:rsidRDefault="00DA74DA" w:rsidP="008A6619">
      <w:pPr>
        <w:numPr>
          <w:ilvl w:val="0"/>
          <w:numId w:val="2"/>
        </w:numPr>
        <w:tabs>
          <w:tab w:val="clear" w:pos="567"/>
          <w:tab w:val="num" w:pos="426"/>
        </w:tabs>
        <w:spacing w:after="120"/>
        <w:ind w:left="426" w:right="0" w:hanging="284"/>
        <w:rPr>
          <w:lang w:val="en-US"/>
        </w:rPr>
      </w:pPr>
      <w:bookmarkStart w:id="68" w:name="_Toc57702784"/>
      <w:bookmarkStart w:id="69" w:name="_Ref531568684"/>
      <w:bookmarkStart w:id="70" w:name="_Toc530271764"/>
      <w:bookmarkStart w:id="71" w:name="_Toc197312755"/>
      <w:r w:rsidRPr="00290412">
        <w:rPr>
          <w:lang w:val="en-US"/>
        </w:rPr>
        <w:t xml:space="preserve">General </w:t>
      </w:r>
      <w:r w:rsidRPr="008B61AB">
        <w:rPr>
          <w:lang w:val="en-US"/>
        </w:rPr>
        <w:t>requirements</w:t>
      </w:r>
      <w:r w:rsidRPr="00B7675F">
        <w:rPr>
          <w:lang w:val="en-US"/>
        </w:rPr>
        <w:t xml:space="preserve"> </w:t>
      </w:r>
      <w:r w:rsidR="00EA2DD2" w:rsidRPr="00B7675F">
        <w:rPr>
          <w:lang w:val="en-US"/>
        </w:rPr>
        <w:t>for</w:t>
      </w:r>
      <w:r w:rsidRPr="008B61AB">
        <w:rPr>
          <w:lang w:val="en-US"/>
        </w:rPr>
        <w:t xml:space="preserve"> drawin</w:t>
      </w:r>
      <w:bookmarkEnd w:id="68"/>
      <w:bookmarkEnd w:id="69"/>
      <w:bookmarkEnd w:id="70"/>
      <w:r w:rsidRPr="008B61AB">
        <w:rPr>
          <w:lang w:val="en-US"/>
        </w:rPr>
        <w:t>g</w:t>
      </w:r>
      <w:bookmarkEnd w:id="71"/>
      <w:r w:rsidR="008A6619">
        <w:rPr>
          <w:lang w:val="en-US"/>
        </w:rPr>
        <w:t>:</w:t>
      </w:r>
    </w:p>
    <w:p w14:paraId="7F819A2B" w14:textId="77777777" w:rsidR="00DA74DA" w:rsidRPr="00290412" w:rsidRDefault="00DA74DA" w:rsidP="00A713F9">
      <w:pPr>
        <w:numPr>
          <w:ilvl w:val="1"/>
          <w:numId w:val="2"/>
        </w:numPr>
        <w:ind w:right="-1"/>
        <w:rPr>
          <w:lang w:val="en-US"/>
        </w:rPr>
      </w:pPr>
      <w:r w:rsidRPr="00290412">
        <w:rPr>
          <w:lang w:val="en-US"/>
        </w:rPr>
        <w:t>Minimum three views according to ISO</w:t>
      </w:r>
      <w:r w:rsidR="00B24743" w:rsidRPr="00290412">
        <w:rPr>
          <w:lang w:val="en-US"/>
        </w:rPr>
        <w:t xml:space="preserve"> with dimensions and tolerances</w:t>
      </w:r>
    </w:p>
    <w:p w14:paraId="2A046C4B" w14:textId="77777777" w:rsidR="00DA74DA" w:rsidRPr="00290412" w:rsidRDefault="00DA74DA" w:rsidP="00A713F9">
      <w:pPr>
        <w:numPr>
          <w:ilvl w:val="1"/>
          <w:numId w:val="2"/>
        </w:numPr>
        <w:ind w:right="-1"/>
        <w:rPr>
          <w:lang w:val="en-US"/>
        </w:rPr>
      </w:pPr>
      <w:r w:rsidRPr="00290412">
        <w:rPr>
          <w:lang w:val="en-US"/>
        </w:rPr>
        <w:t xml:space="preserve">Material to be specified in the parts </w:t>
      </w:r>
      <w:proofErr w:type="gramStart"/>
      <w:r w:rsidRPr="00290412">
        <w:rPr>
          <w:lang w:val="en-US"/>
        </w:rPr>
        <w:t>list</w:t>
      </w:r>
      <w:proofErr w:type="gramEnd"/>
    </w:p>
    <w:p w14:paraId="06BB38B7" w14:textId="77777777" w:rsidR="00DA74DA" w:rsidRPr="00C75FAB" w:rsidRDefault="00DA74DA" w:rsidP="00C75FAB">
      <w:pPr>
        <w:numPr>
          <w:ilvl w:val="1"/>
          <w:numId w:val="2"/>
        </w:numPr>
        <w:ind w:right="-1"/>
        <w:rPr>
          <w:lang w:val="en-US"/>
        </w:rPr>
      </w:pPr>
      <w:r w:rsidRPr="00290412">
        <w:rPr>
          <w:lang w:val="en-US"/>
        </w:rPr>
        <w:t>Required space for installing as well as for installed component</w:t>
      </w:r>
      <w:r w:rsidR="00C75FAB">
        <w:rPr>
          <w:lang w:val="en-US"/>
        </w:rPr>
        <w:t xml:space="preserve"> (interface specification)</w:t>
      </w:r>
    </w:p>
    <w:p w14:paraId="577B7230" w14:textId="77777777" w:rsidR="00DA74DA" w:rsidRDefault="00DA74DA" w:rsidP="00A713F9">
      <w:pPr>
        <w:numPr>
          <w:ilvl w:val="1"/>
          <w:numId w:val="2"/>
        </w:numPr>
        <w:ind w:right="-1"/>
        <w:rPr>
          <w:lang w:val="en-US"/>
        </w:rPr>
      </w:pPr>
      <w:r w:rsidRPr="00290412">
        <w:rPr>
          <w:lang w:val="en-US"/>
        </w:rPr>
        <w:t>Location and text and/or symbols of any labels or other markings</w:t>
      </w:r>
    </w:p>
    <w:p w14:paraId="35D86DA3" w14:textId="77777777" w:rsidR="00DA74DA" w:rsidRPr="00290412" w:rsidRDefault="00DA74DA" w:rsidP="008A6619">
      <w:pPr>
        <w:numPr>
          <w:ilvl w:val="0"/>
          <w:numId w:val="2"/>
        </w:numPr>
        <w:tabs>
          <w:tab w:val="clear" w:pos="567"/>
          <w:tab w:val="num" w:pos="426"/>
        </w:tabs>
        <w:spacing w:before="120" w:after="120"/>
        <w:ind w:left="426" w:right="0" w:hanging="284"/>
        <w:rPr>
          <w:lang w:val="en-US"/>
        </w:rPr>
      </w:pPr>
      <w:bookmarkStart w:id="72" w:name="_Toc57702785"/>
      <w:bookmarkStart w:id="73" w:name="_Toc197312756"/>
      <w:r w:rsidRPr="00290412">
        <w:rPr>
          <w:lang w:val="en-US"/>
        </w:rPr>
        <w:t xml:space="preserve">Mechanical requirements </w:t>
      </w:r>
      <w:r w:rsidR="00EA2DD2" w:rsidRPr="00B7675F">
        <w:rPr>
          <w:lang w:val="en-US"/>
        </w:rPr>
        <w:t>for</w:t>
      </w:r>
      <w:r w:rsidRPr="00B7675F">
        <w:rPr>
          <w:lang w:val="en-US"/>
        </w:rPr>
        <w:t xml:space="preserve"> the</w:t>
      </w:r>
      <w:r w:rsidRPr="008B61AB">
        <w:rPr>
          <w:lang w:val="en-US"/>
        </w:rPr>
        <w:t xml:space="preserve"> </w:t>
      </w:r>
      <w:r w:rsidRPr="00290412">
        <w:rPr>
          <w:lang w:val="en-US"/>
        </w:rPr>
        <w:t>drawing</w:t>
      </w:r>
      <w:bookmarkEnd w:id="72"/>
      <w:bookmarkEnd w:id="73"/>
      <w:r w:rsidR="008A6619">
        <w:rPr>
          <w:lang w:val="en-US"/>
        </w:rPr>
        <w:t>:</w:t>
      </w:r>
    </w:p>
    <w:p w14:paraId="4AF2C3A8" w14:textId="77777777" w:rsidR="00DA74DA" w:rsidRPr="00290412" w:rsidRDefault="00DA74DA" w:rsidP="00A713F9">
      <w:pPr>
        <w:numPr>
          <w:ilvl w:val="1"/>
          <w:numId w:val="2"/>
        </w:numPr>
        <w:ind w:right="-1"/>
        <w:rPr>
          <w:lang w:val="en-US"/>
        </w:rPr>
      </w:pPr>
      <w:r w:rsidRPr="00290412">
        <w:rPr>
          <w:lang w:val="en-US"/>
        </w:rPr>
        <w:t>Weight</w:t>
      </w:r>
    </w:p>
    <w:p w14:paraId="5E48DBC5" w14:textId="77777777" w:rsidR="00DA74DA" w:rsidRPr="00290412" w:rsidRDefault="00DA74DA" w:rsidP="00A713F9">
      <w:pPr>
        <w:numPr>
          <w:ilvl w:val="1"/>
          <w:numId w:val="2"/>
        </w:numPr>
        <w:ind w:right="-1"/>
        <w:rPr>
          <w:lang w:val="en-US"/>
        </w:rPr>
      </w:pPr>
      <w:r w:rsidRPr="00290412">
        <w:rPr>
          <w:lang w:val="en-US"/>
        </w:rPr>
        <w:t xml:space="preserve">Any existence of lubricants. Position, name, </w:t>
      </w:r>
      <w:proofErr w:type="gramStart"/>
      <w:r w:rsidRPr="00290412">
        <w:rPr>
          <w:lang w:val="en-US"/>
        </w:rPr>
        <w:t>type</w:t>
      </w:r>
      <w:proofErr w:type="gramEnd"/>
      <w:r w:rsidRPr="00290412">
        <w:rPr>
          <w:lang w:val="en-US"/>
        </w:rPr>
        <w:t xml:space="preserve"> and amount.</w:t>
      </w:r>
    </w:p>
    <w:p w14:paraId="2C24094E" w14:textId="77777777" w:rsidR="00DA74DA" w:rsidRPr="00290412" w:rsidRDefault="00DA74DA" w:rsidP="008A6619">
      <w:pPr>
        <w:numPr>
          <w:ilvl w:val="0"/>
          <w:numId w:val="2"/>
        </w:numPr>
        <w:tabs>
          <w:tab w:val="clear" w:pos="567"/>
          <w:tab w:val="num" w:pos="426"/>
        </w:tabs>
        <w:spacing w:before="120" w:after="120"/>
        <w:ind w:left="426" w:right="0" w:hanging="284"/>
        <w:rPr>
          <w:lang w:val="en-US"/>
        </w:rPr>
      </w:pPr>
      <w:bookmarkStart w:id="74" w:name="_Toc57702786"/>
      <w:bookmarkStart w:id="75" w:name="_Toc530271765"/>
      <w:bookmarkStart w:id="76" w:name="_Toc197312757"/>
      <w:r w:rsidRPr="00290412">
        <w:rPr>
          <w:lang w:val="en-US"/>
        </w:rPr>
        <w:t xml:space="preserve">Electrical requirements </w:t>
      </w:r>
      <w:r w:rsidR="009C1D8F">
        <w:rPr>
          <w:lang w:val="en-US"/>
        </w:rPr>
        <w:t xml:space="preserve">and technical information </w:t>
      </w:r>
      <w:r w:rsidRPr="00290412">
        <w:rPr>
          <w:lang w:val="en-US"/>
        </w:rPr>
        <w:t>on the drawing</w:t>
      </w:r>
      <w:bookmarkEnd w:id="74"/>
      <w:bookmarkEnd w:id="75"/>
      <w:bookmarkEnd w:id="76"/>
      <w:r w:rsidR="008A6619">
        <w:rPr>
          <w:lang w:val="en-US"/>
        </w:rPr>
        <w:t>:</w:t>
      </w:r>
    </w:p>
    <w:p w14:paraId="7D85CF06" w14:textId="77777777" w:rsidR="00DA74DA" w:rsidRPr="00290412" w:rsidRDefault="00DA74DA" w:rsidP="00A713F9">
      <w:pPr>
        <w:numPr>
          <w:ilvl w:val="1"/>
          <w:numId w:val="2"/>
        </w:numPr>
        <w:ind w:right="-1"/>
        <w:rPr>
          <w:lang w:val="en-US"/>
        </w:rPr>
      </w:pPr>
      <w:r w:rsidRPr="00290412">
        <w:rPr>
          <w:lang w:val="en-US"/>
        </w:rPr>
        <w:t xml:space="preserve">Specification of connectors (Manufacturer and manufacturer part number) </w:t>
      </w:r>
    </w:p>
    <w:p w14:paraId="11640348" w14:textId="77777777" w:rsidR="00DA74DA" w:rsidRPr="00290412" w:rsidRDefault="00DA74DA" w:rsidP="00A713F9">
      <w:pPr>
        <w:numPr>
          <w:ilvl w:val="1"/>
          <w:numId w:val="2"/>
        </w:numPr>
        <w:ind w:right="-1"/>
        <w:rPr>
          <w:lang w:val="en-US"/>
        </w:rPr>
      </w:pPr>
      <w:r w:rsidRPr="00290412">
        <w:rPr>
          <w:lang w:val="en-US"/>
        </w:rPr>
        <w:t>Operating voltage</w:t>
      </w:r>
    </w:p>
    <w:p w14:paraId="44DE9C6D" w14:textId="77777777" w:rsidR="00DA74DA" w:rsidRPr="00290412" w:rsidRDefault="00DA74DA" w:rsidP="00A713F9">
      <w:pPr>
        <w:numPr>
          <w:ilvl w:val="1"/>
          <w:numId w:val="2"/>
        </w:numPr>
        <w:ind w:right="-1"/>
        <w:rPr>
          <w:lang w:val="en-US"/>
        </w:rPr>
      </w:pPr>
      <w:r w:rsidRPr="00290412">
        <w:rPr>
          <w:lang w:val="en-US"/>
        </w:rPr>
        <w:t>Operating temperature</w:t>
      </w:r>
    </w:p>
    <w:p w14:paraId="2B23CF13" w14:textId="77777777" w:rsidR="00DA74DA" w:rsidRPr="00290412" w:rsidRDefault="00DA74DA" w:rsidP="008A6619">
      <w:pPr>
        <w:numPr>
          <w:ilvl w:val="0"/>
          <w:numId w:val="2"/>
        </w:numPr>
        <w:tabs>
          <w:tab w:val="clear" w:pos="567"/>
          <w:tab w:val="num" w:pos="426"/>
        </w:tabs>
        <w:spacing w:before="120" w:after="120"/>
        <w:ind w:left="426" w:right="0" w:hanging="284"/>
        <w:rPr>
          <w:lang w:val="en-US"/>
        </w:rPr>
      </w:pPr>
      <w:bookmarkStart w:id="77" w:name="_Toc57702787"/>
      <w:bookmarkStart w:id="78" w:name="_Toc530271766"/>
      <w:bookmarkStart w:id="79" w:name="_Toc197312758"/>
      <w:r w:rsidRPr="00290412">
        <w:rPr>
          <w:lang w:val="en-US"/>
        </w:rPr>
        <w:t>Administrative requirements on the supplier drawing</w:t>
      </w:r>
      <w:bookmarkEnd w:id="77"/>
      <w:bookmarkEnd w:id="78"/>
      <w:bookmarkEnd w:id="79"/>
      <w:r w:rsidR="008A6619">
        <w:rPr>
          <w:lang w:val="en-US"/>
        </w:rPr>
        <w:t>:</w:t>
      </w:r>
    </w:p>
    <w:p w14:paraId="17CBDEB3" w14:textId="77777777" w:rsidR="00DA74DA" w:rsidRPr="00290412" w:rsidRDefault="00A25129" w:rsidP="00A713F9">
      <w:pPr>
        <w:numPr>
          <w:ilvl w:val="1"/>
          <w:numId w:val="2"/>
        </w:numPr>
        <w:ind w:right="-1"/>
        <w:rPr>
          <w:lang w:val="en-US"/>
        </w:rPr>
      </w:pPr>
      <w:r>
        <w:rPr>
          <w:lang w:val="en-US"/>
        </w:rPr>
        <w:t>Supplier</w:t>
      </w:r>
      <w:r w:rsidR="00DA74DA" w:rsidRPr="00290412">
        <w:rPr>
          <w:lang w:val="en-US"/>
        </w:rPr>
        <w:t>s part number</w:t>
      </w:r>
    </w:p>
    <w:p w14:paraId="032B47DB" w14:textId="77777777" w:rsidR="00DA74DA" w:rsidRPr="00290412" w:rsidRDefault="00DA74DA" w:rsidP="00A713F9">
      <w:pPr>
        <w:numPr>
          <w:ilvl w:val="1"/>
          <w:numId w:val="2"/>
        </w:numPr>
        <w:ind w:right="-1"/>
        <w:rPr>
          <w:lang w:val="en-US"/>
        </w:rPr>
      </w:pPr>
      <w:r w:rsidRPr="00290412">
        <w:rPr>
          <w:lang w:val="en-US"/>
        </w:rPr>
        <w:t xml:space="preserve">KB part number </w:t>
      </w:r>
    </w:p>
    <w:p w14:paraId="2E705355" w14:textId="77777777" w:rsidR="00DA74DA" w:rsidRPr="00290412" w:rsidRDefault="00DA74DA" w:rsidP="00A713F9">
      <w:pPr>
        <w:numPr>
          <w:ilvl w:val="1"/>
          <w:numId w:val="2"/>
        </w:numPr>
        <w:ind w:right="-1"/>
        <w:rPr>
          <w:lang w:val="en-US"/>
        </w:rPr>
      </w:pPr>
      <w:r w:rsidRPr="00290412">
        <w:rPr>
          <w:lang w:val="en-US"/>
        </w:rPr>
        <w:t xml:space="preserve">Customer part number </w:t>
      </w:r>
    </w:p>
    <w:p w14:paraId="2639B541" w14:textId="77777777" w:rsidR="00DA74DA" w:rsidRPr="00290412" w:rsidRDefault="00DA74DA" w:rsidP="00A713F9">
      <w:pPr>
        <w:numPr>
          <w:ilvl w:val="1"/>
          <w:numId w:val="2"/>
        </w:numPr>
        <w:ind w:right="-1"/>
        <w:rPr>
          <w:lang w:val="en-US"/>
        </w:rPr>
      </w:pPr>
      <w:r w:rsidRPr="00290412">
        <w:rPr>
          <w:lang w:val="en-US"/>
        </w:rPr>
        <w:t>R</w:t>
      </w:r>
      <w:r w:rsidR="00A25129">
        <w:rPr>
          <w:lang w:val="en-US"/>
        </w:rPr>
        <w:t xml:space="preserve">eference number of the </w:t>
      </w:r>
      <w:proofErr w:type="gramStart"/>
      <w:r w:rsidR="00A25129">
        <w:rPr>
          <w:lang w:val="en-US"/>
        </w:rPr>
        <w:t>supplier</w:t>
      </w:r>
      <w:r w:rsidRPr="00290412">
        <w:rPr>
          <w:lang w:val="en-US"/>
        </w:rPr>
        <w:t>s</w:t>
      </w:r>
      <w:proofErr w:type="gramEnd"/>
      <w:r w:rsidRPr="00290412">
        <w:rPr>
          <w:lang w:val="en-US"/>
        </w:rPr>
        <w:t xml:space="preserve"> technical specification</w:t>
      </w:r>
    </w:p>
    <w:p w14:paraId="0EEB5323" w14:textId="77777777" w:rsidR="00DA74DA" w:rsidRPr="00290412" w:rsidRDefault="00DA74DA" w:rsidP="00A713F9">
      <w:pPr>
        <w:numPr>
          <w:ilvl w:val="1"/>
          <w:numId w:val="2"/>
        </w:numPr>
        <w:ind w:right="-1"/>
        <w:rPr>
          <w:lang w:val="en-US"/>
        </w:rPr>
      </w:pPr>
      <w:r w:rsidRPr="00290412">
        <w:rPr>
          <w:lang w:val="en-US"/>
        </w:rPr>
        <w:t>Reference to installation guideline</w:t>
      </w:r>
    </w:p>
    <w:p w14:paraId="74E114FE" w14:textId="77777777" w:rsidR="00BD161E" w:rsidRPr="00290412" w:rsidRDefault="00BD161E" w:rsidP="00A713F9">
      <w:pPr>
        <w:numPr>
          <w:ilvl w:val="1"/>
          <w:numId w:val="2"/>
        </w:numPr>
        <w:ind w:right="-1"/>
        <w:rPr>
          <w:lang w:val="en-US"/>
        </w:rPr>
      </w:pPr>
      <w:r w:rsidRPr="00290412">
        <w:rPr>
          <w:lang w:val="en-US"/>
        </w:rPr>
        <w:t>Reference to this specification</w:t>
      </w:r>
    </w:p>
    <w:p w14:paraId="79EF45B6" w14:textId="77777777" w:rsidR="007B4F04" w:rsidRPr="00290412" w:rsidRDefault="00DA74DA" w:rsidP="00A713F9">
      <w:pPr>
        <w:numPr>
          <w:ilvl w:val="1"/>
          <w:numId w:val="2"/>
        </w:numPr>
        <w:ind w:right="-1"/>
        <w:rPr>
          <w:lang w:val="en-US"/>
        </w:rPr>
      </w:pPr>
      <w:r w:rsidRPr="00290412">
        <w:rPr>
          <w:lang w:val="en-US"/>
        </w:rPr>
        <w:t>Change log</w:t>
      </w:r>
    </w:p>
    <w:p w14:paraId="6B52579E" w14:textId="77777777" w:rsidR="0098278A" w:rsidRPr="00170650" w:rsidRDefault="002E5ADF" w:rsidP="00CB2371">
      <w:pPr>
        <w:pStyle w:val="Heading2"/>
        <w:rPr>
          <w:lang w:val="en-US"/>
        </w:rPr>
      </w:pPr>
      <w:bookmarkStart w:id="80" w:name="_Ref369851405"/>
      <w:bookmarkStart w:id="81" w:name="_Toc78809074"/>
      <w:r w:rsidRPr="00170650">
        <w:rPr>
          <w:lang w:val="en-US"/>
        </w:rPr>
        <w:t>Failure Mode and Effects Analysis (</w:t>
      </w:r>
      <w:r w:rsidR="0098278A" w:rsidRPr="00170650">
        <w:rPr>
          <w:lang w:val="en-US"/>
        </w:rPr>
        <w:t>FMEA</w:t>
      </w:r>
      <w:bookmarkEnd w:id="80"/>
      <w:r w:rsidRPr="00170650">
        <w:rPr>
          <w:lang w:val="en-US"/>
        </w:rPr>
        <w:t>)</w:t>
      </w:r>
      <w:bookmarkEnd w:id="81"/>
    </w:p>
    <w:p w14:paraId="50F83605" w14:textId="77777777" w:rsidR="0098278A" w:rsidRPr="00170650" w:rsidRDefault="0098278A" w:rsidP="00556B9B">
      <w:pPr>
        <w:autoSpaceDE w:val="0"/>
        <w:autoSpaceDN w:val="0"/>
        <w:adjustRightInd w:val="0"/>
        <w:ind w:right="-1"/>
        <w:jc w:val="left"/>
        <w:rPr>
          <w:lang w:val="en-US"/>
        </w:rPr>
      </w:pPr>
      <w:r w:rsidRPr="00170650">
        <w:rPr>
          <w:lang w:val="en-US"/>
        </w:rPr>
        <w:t xml:space="preserve">A list of failure modes and severity and their detectability </w:t>
      </w:r>
      <w:r w:rsidR="002E5ADF" w:rsidRPr="00170650">
        <w:rPr>
          <w:lang w:val="en-US"/>
        </w:rPr>
        <w:t>will be</w:t>
      </w:r>
      <w:r w:rsidRPr="00170650">
        <w:rPr>
          <w:lang w:val="en-US"/>
        </w:rPr>
        <w:t xml:space="preserve"> provided by K</w:t>
      </w:r>
      <w:r w:rsidR="002E5ADF" w:rsidRPr="00170650">
        <w:rPr>
          <w:lang w:val="en-US"/>
        </w:rPr>
        <w:t>norr-</w:t>
      </w:r>
      <w:proofErr w:type="spellStart"/>
      <w:r w:rsidRPr="00170650">
        <w:rPr>
          <w:lang w:val="en-US"/>
        </w:rPr>
        <w:t>B</w:t>
      </w:r>
      <w:r w:rsidR="002E5ADF" w:rsidRPr="00170650">
        <w:rPr>
          <w:lang w:val="en-US"/>
        </w:rPr>
        <w:t>remse</w:t>
      </w:r>
      <w:proofErr w:type="spellEnd"/>
      <w:r w:rsidRPr="00170650">
        <w:rPr>
          <w:lang w:val="en-US"/>
        </w:rPr>
        <w:t>. The supplier ensures that these failure modes are considered in its DFMEA and PFMEA</w:t>
      </w:r>
      <w:r w:rsidR="00C522F8" w:rsidRPr="00170650">
        <w:rPr>
          <w:lang w:val="en-US"/>
        </w:rPr>
        <w:t xml:space="preserve"> and required values are met.</w:t>
      </w:r>
      <w:r w:rsidRPr="00170650">
        <w:rPr>
          <w:lang w:val="en-US"/>
        </w:rPr>
        <w:t xml:space="preserve"> The FMEA must be made available to K</w:t>
      </w:r>
      <w:r w:rsidR="002E5ADF" w:rsidRPr="00170650">
        <w:rPr>
          <w:lang w:val="en-US"/>
        </w:rPr>
        <w:t>norr-</w:t>
      </w:r>
      <w:proofErr w:type="spellStart"/>
      <w:r w:rsidRPr="00170650">
        <w:rPr>
          <w:lang w:val="en-US"/>
        </w:rPr>
        <w:t>B</w:t>
      </w:r>
      <w:r w:rsidR="002E5ADF" w:rsidRPr="00170650">
        <w:rPr>
          <w:lang w:val="en-US"/>
        </w:rPr>
        <w:t>remse</w:t>
      </w:r>
      <w:proofErr w:type="spellEnd"/>
      <w:r w:rsidRPr="00170650">
        <w:rPr>
          <w:lang w:val="en-US"/>
        </w:rPr>
        <w:t xml:space="preserve"> and its customers on request.</w:t>
      </w:r>
    </w:p>
    <w:p w14:paraId="5D3D2DC3" w14:textId="77777777" w:rsidR="005C7F5A" w:rsidRPr="00170650" w:rsidRDefault="0098278A" w:rsidP="005C7F5A">
      <w:pPr>
        <w:autoSpaceDE w:val="0"/>
        <w:autoSpaceDN w:val="0"/>
        <w:adjustRightInd w:val="0"/>
        <w:ind w:right="0"/>
        <w:jc w:val="left"/>
        <w:rPr>
          <w:lang w:val="en-US"/>
        </w:rPr>
      </w:pPr>
      <w:r w:rsidRPr="00170650">
        <w:rPr>
          <w:lang w:val="en-US"/>
        </w:rPr>
        <w:t>The DFMEA shall be available before the B sample phase, the PFMEA before the purchase of serial tooling.</w:t>
      </w:r>
      <w:r w:rsidR="005C7F5A" w:rsidRPr="00170650">
        <w:rPr>
          <w:lang w:val="en-US"/>
        </w:rPr>
        <w:t xml:space="preserve"> The supplier will submit the cover sheets with the relevant information of the DFMEA and PFMEA to K</w:t>
      </w:r>
      <w:r w:rsidR="002E5ADF" w:rsidRPr="00170650">
        <w:rPr>
          <w:lang w:val="en-US"/>
        </w:rPr>
        <w:t>norr-</w:t>
      </w:r>
      <w:proofErr w:type="spellStart"/>
      <w:r w:rsidR="005C7F5A" w:rsidRPr="00170650">
        <w:rPr>
          <w:lang w:val="en-US"/>
        </w:rPr>
        <w:t>B</w:t>
      </w:r>
      <w:r w:rsidR="002E5ADF" w:rsidRPr="00170650">
        <w:rPr>
          <w:lang w:val="en-US"/>
        </w:rPr>
        <w:t>remse</w:t>
      </w:r>
      <w:proofErr w:type="spellEnd"/>
      <w:r w:rsidR="005C7F5A" w:rsidRPr="00170650">
        <w:rPr>
          <w:lang w:val="en-US"/>
        </w:rPr>
        <w:t>. Test results are to be considered in the FMEA.</w:t>
      </w:r>
    </w:p>
    <w:p w14:paraId="0F118AC7" w14:textId="77777777" w:rsidR="00347657" w:rsidRPr="00B7675F" w:rsidRDefault="0098278A" w:rsidP="00D90DB3">
      <w:pPr>
        <w:pStyle w:val="Heading3"/>
        <w:tabs>
          <w:tab w:val="num" w:pos="709"/>
        </w:tabs>
        <w:ind w:left="709" w:hanging="709"/>
        <w:rPr>
          <w:lang w:val="en-US"/>
        </w:rPr>
      </w:pPr>
      <w:bookmarkStart w:id="82" w:name="_Ref257043066"/>
      <w:bookmarkStart w:id="83" w:name="_Toc299625432"/>
      <w:bookmarkStart w:id="84" w:name="_Toc78809075"/>
      <w:bookmarkStart w:id="85" w:name="_Toc445087252"/>
      <w:bookmarkStart w:id="86" w:name="_Toc445258583"/>
      <w:bookmarkStart w:id="87" w:name="_Ref471633038"/>
      <w:bookmarkStart w:id="88" w:name="_Ref471633174"/>
      <w:bookmarkStart w:id="89" w:name="_Ref471633273"/>
      <w:bookmarkStart w:id="90" w:name="_Ref471638151"/>
      <w:bookmarkStart w:id="91" w:name="_Ref471638269"/>
      <w:bookmarkStart w:id="92" w:name="_Ref471638286"/>
      <w:bookmarkStart w:id="93" w:name="_Ref471641493"/>
      <w:bookmarkStart w:id="94" w:name="_Ref471641660"/>
      <w:bookmarkStart w:id="95" w:name="_Ref471641710"/>
      <w:bookmarkStart w:id="96" w:name="_Toc107317599"/>
      <w:r w:rsidRPr="00B7675F">
        <w:rPr>
          <w:lang w:val="en-US"/>
        </w:rPr>
        <w:t>Sensor error</w:t>
      </w:r>
      <w:r w:rsidR="007A3463" w:rsidRPr="00B7675F">
        <w:rPr>
          <w:lang w:val="en-US"/>
        </w:rPr>
        <w:t>s</w:t>
      </w:r>
      <w:r w:rsidRPr="00B7675F">
        <w:rPr>
          <w:lang w:val="en-US"/>
        </w:rPr>
        <w:t xml:space="preserve"> and their evaluation</w:t>
      </w:r>
      <w:bookmarkEnd w:id="82"/>
      <w:bookmarkEnd w:id="83"/>
      <w:bookmarkEnd w:id="84"/>
      <w:r w:rsidRPr="00B7675F">
        <w:rPr>
          <w:lang w:val="en-US"/>
        </w:rPr>
        <w:t xml:space="preserve"> </w:t>
      </w:r>
      <w:bookmarkEnd w:id="85"/>
      <w:bookmarkEnd w:id="86"/>
      <w:bookmarkEnd w:id="87"/>
      <w:bookmarkEnd w:id="88"/>
      <w:bookmarkEnd w:id="89"/>
      <w:bookmarkEnd w:id="90"/>
      <w:bookmarkEnd w:id="91"/>
      <w:bookmarkEnd w:id="92"/>
      <w:bookmarkEnd w:id="93"/>
      <w:bookmarkEnd w:id="94"/>
      <w:bookmarkEnd w:id="95"/>
      <w:bookmarkEnd w:id="96"/>
    </w:p>
    <w:tbl>
      <w:tblPr>
        <w:tblpPr w:leftFromText="141" w:rightFromText="141" w:vertAnchor="text" w:horzAnchor="margin" w:tblpY="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23"/>
        <w:gridCol w:w="3969"/>
      </w:tblGrid>
      <w:tr w:rsidR="00347657" w:rsidRPr="00B7675F" w14:paraId="7EC44A25" w14:textId="77777777" w:rsidTr="00347657">
        <w:tc>
          <w:tcPr>
            <w:tcW w:w="4323" w:type="dxa"/>
          </w:tcPr>
          <w:p w14:paraId="2F05AE37" w14:textId="40DF27AF" w:rsidR="00347657" w:rsidRPr="00B7675F" w:rsidRDefault="00C46E81" w:rsidP="00347657">
            <w:pPr>
              <w:ind w:right="-1"/>
              <w:rPr>
                <w:lang w:val="en-US"/>
              </w:rPr>
            </w:pPr>
            <w:r w:rsidRPr="00B7675F">
              <w:rPr>
                <w:lang w:val="en-US"/>
              </w:rPr>
              <w:t>Failure mode:</w:t>
            </w:r>
          </w:p>
        </w:tc>
        <w:tc>
          <w:tcPr>
            <w:tcW w:w="3969" w:type="dxa"/>
          </w:tcPr>
          <w:p w14:paraId="07F9371F" w14:textId="4C023426" w:rsidR="00347657" w:rsidRPr="00B7675F" w:rsidRDefault="00F33443" w:rsidP="00347657">
            <w:pPr>
              <w:ind w:right="-1"/>
              <w:rPr>
                <w:lang w:val="en-US"/>
              </w:rPr>
            </w:pPr>
            <w:r w:rsidRPr="00B7675F">
              <w:rPr>
                <w:lang w:val="en-US"/>
              </w:rPr>
              <w:t>S</w:t>
            </w:r>
            <w:r w:rsidR="00347657" w:rsidRPr="00B7675F">
              <w:rPr>
                <w:lang w:val="en-US"/>
              </w:rPr>
              <w:t>everity</w:t>
            </w:r>
            <w:r w:rsidRPr="00B7675F">
              <w:rPr>
                <w:lang w:val="en-US"/>
              </w:rPr>
              <w:t>:</w:t>
            </w:r>
          </w:p>
        </w:tc>
      </w:tr>
      <w:tr w:rsidR="00A31146" w:rsidRPr="00B7675F" w14:paraId="6C132C14" w14:textId="77777777" w:rsidTr="00347657">
        <w:tc>
          <w:tcPr>
            <w:tcW w:w="4323" w:type="dxa"/>
          </w:tcPr>
          <w:p w14:paraId="4B5D5BE3" w14:textId="05673614" w:rsidR="00A31146" w:rsidRPr="00B7675F" w:rsidRDefault="00A31146" w:rsidP="00A31146">
            <w:pPr>
              <w:ind w:right="-1"/>
              <w:rPr>
                <w:lang w:val="en-US"/>
              </w:rPr>
            </w:pPr>
            <w:r w:rsidRPr="00B7675F">
              <w:rPr>
                <w:lang w:val="en-US"/>
              </w:rPr>
              <w:t xml:space="preserve">Sensor </w:t>
            </w:r>
            <w:proofErr w:type="gramStart"/>
            <w:r w:rsidRPr="00B7675F">
              <w:rPr>
                <w:lang w:val="en-US"/>
              </w:rPr>
              <w:t>signal</w:t>
            </w:r>
            <w:proofErr w:type="gramEnd"/>
            <w:r w:rsidRPr="00B7675F">
              <w:rPr>
                <w:lang w:val="en-US"/>
              </w:rPr>
              <w:t xml:space="preserve"> valid but wrong</w:t>
            </w:r>
          </w:p>
        </w:tc>
        <w:tc>
          <w:tcPr>
            <w:tcW w:w="3969" w:type="dxa"/>
          </w:tcPr>
          <w:p w14:paraId="579AE36A" w14:textId="0B976BE7" w:rsidR="00A31146" w:rsidRPr="00B7675F" w:rsidRDefault="00A31146" w:rsidP="00A31146">
            <w:pPr>
              <w:ind w:right="-1"/>
              <w:rPr>
                <w:lang w:val="en-US"/>
              </w:rPr>
            </w:pPr>
            <w:r w:rsidRPr="00B7675F">
              <w:rPr>
                <w:lang w:val="en-US"/>
              </w:rPr>
              <w:t>10</w:t>
            </w:r>
          </w:p>
        </w:tc>
      </w:tr>
    </w:tbl>
    <w:p w14:paraId="5CD7E3B1" w14:textId="77777777" w:rsidR="00347657" w:rsidRPr="00170650" w:rsidRDefault="00347657" w:rsidP="00D90DB3">
      <w:pPr>
        <w:pStyle w:val="Heading3"/>
        <w:tabs>
          <w:tab w:val="num" w:pos="709"/>
        </w:tabs>
        <w:ind w:left="709" w:hanging="709"/>
        <w:rPr>
          <w:lang w:val="en-US"/>
        </w:rPr>
      </w:pPr>
      <w:bookmarkStart w:id="97" w:name="_Toc275270886"/>
      <w:bookmarkStart w:id="98" w:name="_Toc78809076"/>
      <w:bookmarkStart w:id="99" w:name="_Toc259122731"/>
      <w:bookmarkStart w:id="100" w:name="_Toc269214603"/>
      <w:bookmarkStart w:id="101" w:name="_Toc470069503"/>
      <w:bookmarkStart w:id="102" w:name="_Toc514655256"/>
      <w:r w:rsidRPr="00170650">
        <w:rPr>
          <w:lang w:val="en-US"/>
        </w:rPr>
        <w:t>Special (s/c) and critical (c/c) characteristics</w:t>
      </w:r>
      <w:bookmarkEnd w:id="97"/>
      <w:bookmarkEnd w:id="98"/>
    </w:p>
    <w:p w14:paraId="6146F3E9" w14:textId="77777777" w:rsidR="00170650" w:rsidRPr="00B7675F" w:rsidRDefault="00170650" w:rsidP="00170650">
      <w:pPr>
        <w:rPr>
          <w:lang w:val="en-US"/>
        </w:rPr>
      </w:pPr>
      <w:r w:rsidRPr="00B7675F">
        <w:rPr>
          <w:lang w:val="en-US"/>
        </w:rPr>
        <w:t>See 8.3.3.3 QMPP edition 2018.</w:t>
      </w:r>
    </w:p>
    <w:p w14:paraId="7A082016" w14:textId="77777777" w:rsidR="00347657" w:rsidRPr="00170650" w:rsidRDefault="00347657" w:rsidP="00C059FA">
      <w:pPr>
        <w:ind w:right="0"/>
        <w:jc w:val="left"/>
        <w:rPr>
          <w:lang w:val="en-US"/>
        </w:rPr>
      </w:pPr>
      <w:r w:rsidRPr="00170650">
        <w:rPr>
          <w:lang w:val="en-US"/>
        </w:rPr>
        <w:t>Special (s/c) and critical (c/c) characteristics derived from failure modes and severities are defined on the Knorr-</w:t>
      </w:r>
      <w:proofErr w:type="spellStart"/>
      <w:r w:rsidRPr="00170650">
        <w:rPr>
          <w:lang w:val="en-US"/>
        </w:rPr>
        <w:t>Bremse</w:t>
      </w:r>
      <w:proofErr w:type="spellEnd"/>
      <w:r w:rsidRPr="00170650">
        <w:rPr>
          <w:lang w:val="en-US"/>
        </w:rPr>
        <w:t xml:space="preserve"> order drawing.</w:t>
      </w:r>
    </w:p>
    <w:p w14:paraId="24C3E228" w14:textId="77777777" w:rsidR="00CB2371" w:rsidRPr="001C00DA" w:rsidRDefault="00CB2371" w:rsidP="007F0433">
      <w:pPr>
        <w:pStyle w:val="Heading3"/>
        <w:tabs>
          <w:tab w:val="clear" w:pos="1957"/>
          <w:tab w:val="num" w:pos="709"/>
        </w:tabs>
        <w:ind w:hanging="1957"/>
        <w:rPr>
          <w:lang w:val="en-US"/>
        </w:rPr>
      </w:pPr>
      <w:bookmarkStart w:id="103" w:name="_Toc78809077"/>
      <w:r w:rsidRPr="001C00DA">
        <w:rPr>
          <w:lang w:val="en-US"/>
        </w:rPr>
        <w:t>Severity list Cover and Cover unit</w:t>
      </w:r>
      <w:bookmarkEnd w:id="103"/>
    </w:p>
    <w:p w14:paraId="09C7DD3E" w14:textId="77777777" w:rsidR="00CB2371" w:rsidRPr="00B7675F" w:rsidRDefault="0056724F" w:rsidP="00CB2371">
      <w:pPr>
        <w:rPr>
          <w:lang w:val="en-US"/>
        </w:rPr>
      </w:pPr>
      <w:r w:rsidRPr="00B7675F">
        <w:rPr>
          <w:lang w:val="en-US"/>
        </w:rPr>
        <w:t>Severity for Cover and Cover unit are defined in Y420555 and Y420556.</w:t>
      </w:r>
    </w:p>
    <w:p w14:paraId="537F5CA7" w14:textId="77777777" w:rsidR="006F5E23" w:rsidRPr="00B7675F" w:rsidRDefault="00170650" w:rsidP="00170650">
      <w:pPr>
        <w:rPr>
          <w:lang w:val="en-US"/>
        </w:rPr>
      </w:pPr>
      <w:r w:rsidRPr="00B7675F">
        <w:rPr>
          <w:lang w:val="en-US"/>
        </w:rPr>
        <w:t>See 8.3.3.2 QMPP edition 2018</w:t>
      </w:r>
      <w:r w:rsidRPr="001C00DA">
        <w:rPr>
          <w:lang w:val="en-US"/>
        </w:rPr>
        <w:t>.</w:t>
      </w:r>
    </w:p>
    <w:p w14:paraId="5812574C" w14:textId="77777777" w:rsidR="00DC14E8" w:rsidRPr="00255AFE" w:rsidRDefault="00255AFE" w:rsidP="00132EE6">
      <w:pPr>
        <w:pStyle w:val="Heading2"/>
        <w:rPr>
          <w:lang w:val="en-US"/>
        </w:rPr>
      </w:pPr>
      <w:bookmarkStart w:id="104" w:name="_Ref369851238"/>
      <w:bookmarkStart w:id="105" w:name="_Toc78809078"/>
      <w:r w:rsidRPr="00255AFE">
        <w:rPr>
          <w:lang w:val="en-US"/>
        </w:rPr>
        <w:t>Functional Safety</w:t>
      </w:r>
      <w:bookmarkEnd w:id="104"/>
      <w:bookmarkEnd w:id="105"/>
    </w:p>
    <w:p w14:paraId="52ABD646" w14:textId="77777777" w:rsidR="009C1D8F" w:rsidRDefault="00C170F9" w:rsidP="00C059FA">
      <w:pPr>
        <w:ind w:right="-1"/>
        <w:rPr>
          <w:lang w:val="en-GB"/>
        </w:rPr>
      </w:pPr>
      <w:r>
        <w:rPr>
          <w:lang w:val="en-GB"/>
        </w:rPr>
        <w:t xml:space="preserve">Development of the sensor must </w:t>
      </w:r>
      <w:proofErr w:type="gramStart"/>
      <w:r>
        <w:rPr>
          <w:lang w:val="en-GB"/>
        </w:rPr>
        <w:t>be in compliance with</w:t>
      </w:r>
      <w:proofErr w:type="gramEnd"/>
      <w:r>
        <w:rPr>
          <w:lang w:val="en-GB"/>
        </w:rPr>
        <w:t xml:space="preserve"> state of the art in science and technology. In particular, t</w:t>
      </w:r>
      <w:r w:rsidR="009C1D8F" w:rsidRPr="009E5AC1">
        <w:rPr>
          <w:lang w:val="en-GB"/>
        </w:rPr>
        <w:t xml:space="preserve">he sensor must be developed according to ISO26262 and </w:t>
      </w:r>
      <w:r w:rsidR="004D170E">
        <w:rPr>
          <w:lang w:val="en-GB"/>
        </w:rPr>
        <w:t>IATF</w:t>
      </w:r>
      <w:r w:rsidR="009C1D8F" w:rsidRPr="009E5AC1">
        <w:rPr>
          <w:lang w:val="en-GB"/>
        </w:rPr>
        <w:t xml:space="preserve">16949. </w:t>
      </w:r>
    </w:p>
    <w:p w14:paraId="25482934" w14:textId="77777777" w:rsidR="000473C9" w:rsidRPr="009E5AC1" w:rsidRDefault="000473C9" w:rsidP="00C059FA">
      <w:pPr>
        <w:ind w:right="-1"/>
        <w:rPr>
          <w:lang w:val="en-GB"/>
        </w:rPr>
      </w:pPr>
    </w:p>
    <w:p w14:paraId="5C616756" w14:textId="77777777" w:rsidR="006E57FC" w:rsidRPr="0006001E" w:rsidRDefault="009C1D8F" w:rsidP="00C059FA">
      <w:pPr>
        <w:ind w:right="-1"/>
        <w:jc w:val="left"/>
        <w:rPr>
          <w:lang w:val="en-US"/>
        </w:rPr>
      </w:pPr>
      <w:r w:rsidRPr="009E5AC1">
        <w:rPr>
          <w:lang w:val="en-GB"/>
        </w:rPr>
        <w:t xml:space="preserve">The sensor </w:t>
      </w:r>
      <w:r>
        <w:rPr>
          <w:lang w:val="en-GB"/>
        </w:rPr>
        <w:t>must</w:t>
      </w:r>
      <w:r w:rsidRPr="009E5AC1">
        <w:rPr>
          <w:lang w:val="en-GB"/>
        </w:rPr>
        <w:t xml:space="preserve"> be de</w:t>
      </w:r>
      <w:r>
        <w:rPr>
          <w:lang w:val="en-GB"/>
        </w:rPr>
        <w:t xml:space="preserve">signed </w:t>
      </w:r>
      <w:r w:rsidRPr="009E5AC1">
        <w:rPr>
          <w:lang w:val="en-GB"/>
        </w:rPr>
        <w:t>fail</w:t>
      </w:r>
      <w:r>
        <w:rPr>
          <w:lang w:val="en-GB"/>
        </w:rPr>
        <w:t>-</w:t>
      </w:r>
      <w:r w:rsidRPr="009E5AC1">
        <w:rPr>
          <w:lang w:val="en-GB"/>
        </w:rPr>
        <w:t xml:space="preserve">safe, </w:t>
      </w:r>
      <w:proofErr w:type="gramStart"/>
      <w:r w:rsidRPr="009E5AC1">
        <w:rPr>
          <w:lang w:val="en-GB"/>
        </w:rPr>
        <w:t>i.e.</w:t>
      </w:r>
      <w:proofErr w:type="gramEnd"/>
      <w:r w:rsidRPr="009E5AC1">
        <w:rPr>
          <w:lang w:val="en-GB"/>
        </w:rPr>
        <w:t xml:space="preserve"> </w:t>
      </w:r>
      <w:r w:rsidR="0048788E">
        <w:rPr>
          <w:lang w:val="en-GB"/>
        </w:rPr>
        <w:t>the</w:t>
      </w:r>
      <w:r>
        <w:rPr>
          <w:lang w:val="en-GB"/>
        </w:rPr>
        <w:t xml:space="preserve"> </w:t>
      </w:r>
      <w:r w:rsidRPr="009E5AC1">
        <w:rPr>
          <w:lang w:val="en-GB"/>
        </w:rPr>
        <w:t>sensor must not provide a</w:t>
      </w:r>
      <w:r w:rsidR="0048788E">
        <w:rPr>
          <w:lang w:val="en-GB"/>
        </w:rPr>
        <w:t xml:space="preserve"> faulty</w:t>
      </w:r>
      <w:r w:rsidRPr="009E5AC1">
        <w:rPr>
          <w:lang w:val="en-GB"/>
        </w:rPr>
        <w:t xml:space="preserve"> output signal </w:t>
      </w:r>
      <w:r w:rsidR="0048788E">
        <w:rPr>
          <w:lang w:val="en-GB"/>
        </w:rPr>
        <w:t>with</w:t>
      </w:r>
      <w:r w:rsidRPr="009E5AC1">
        <w:rPr>
          <w:lang w:val="en-GB"/>
        </w:rPr>
        <w:t xml:space="preserve">in the measuring range. </w:t>
      </w:r>
      <w:r w:rsidR="00EC11E0">
        <w:rPr>
          <w:lang w:val="en-GB"/>
        </w:rPr>
        <w:t xml:space="preserve">For the continuous </w:t>
      </w:r>
      <w:r w:rsidR="00EC11E0">
        <w:rPr>
          <w:lang w:val="en-US"/>
        </w:rPr>
        <w:t>sensor variants</w:t>
      </w:r>
      <w:r w:rsidR="00EC11E0" w:rsidRPr="009E5AC1">
        <w:rPr>
          <w:lang w:val="en-GB"/>
        </w:rPr>
        <w:t xml:space="preserve"> </w:t>
      </w:r>
      <w:r w:rsidRPr="009E5AC1">
        <w:rPr>
          <w:lang w:val="en-GB"/>
        </w:rPr>
        <w:t xml:space="preserve">an electronic circuit </w:t>
      </w:r>
      <w:proofErr w:type="gramStart"/>
      <w:r w:rsidRPr="009E5AC1">
        <w:rPr>
          <w:lang w:val="en-GB"/>
        </w:rPr>
        <w:t>has to</w:t>
      </w:r>
      <w:proofErr w:type="gramEnd"/>
      <w:r w:rsidRPr="009E5AC1">
        <w:rPr>
          <w:lang w:val="en-GB"/>
        </w:rPr>
        <w:t xml:space="preserve"> be integrated in the sensor to detect internal failures.</w:t>
      </w:r>
      <w:r w:rsidRPr="007365EE">
        <w:rPr>
          <w:lang w:val="en-GB"/>
        </w:rPr>
        <w:t xml:space="preserve"> </w:t>
      </w:r>
      <w:r w:rsidRPr="00905DAB">
        <w:rPr>
          <w:lang w:val="en-GB"/>
        </w:rPr>
        <w:t xml:space="preserve">In case of errors </w:t>
      </w:r>
      <w:r w:rsidR="006E57FC">
        <w:rPr>
          <w:lang w:val="en-GB"/>
        </w:rPr>
        <w:t xml:space="preserve">the sensor </w:t>
      </w:r>
      <w:r w:rsidR="00550EB9">
        <w:rPr>
          <w:lang w:val="en-GB"/>
        </w:rPr>
        <w:t xml:space="preserve">must display an electrical signal within the </w:t>
      </w:r>
      <w:r w:rsidR="00550EB9" w:rsidRPr="0006001E">
        <w:rPr>
          <w:lang w:val="en-GB"/>
        </w:rPr>
        <w:t>diagnostic range (&lt;</w:t>
      </w:r>
      <w:r w:rsidR="006E57FC" w:rsidRPr="0006001E">
        <w:rPr>
          <w:lang w:val="en-US"/>
        </w:rPr>
        <w:t xml:space="preserve"> 0.5 V or </w:t>
      </w:r>
      <w:r w:rsidR="00550EB9" w:rsidRPr="0006001E">
        <w:rPr>
          <w:lang w:val="en-US"/>
        </w:rPr>
        <w:t>&gt;</w:t>
      </w:r>
      <w:r w:rsidR="006E57FC" w:rsidRPr="0006001E">
        <w:rPr>
          <w:lang w:val="en-US"/>
        </w:rPr>
        <w:t xml:space="preserve"> 4.5 V</w:t>
      </w:r>
      <w:r w:rsidR="00550EB9" w:rsidRPr="0006001E">
        <w:rPr>
          <w:lang w:val="en-US"/>
        </w:rPr>
        <w:t>)</w:t>
      </w:r>
      <w:r w:rsidR="00EC11E0" w:rsidRPr="0006001E">
        <w:rPr>
          <w:lang w:val="en-US"/>
        </w:rPr>
        <w:t xml:space="preserve"> (Continuous sensor variants)</w:t>
      </w:r>
      <w:r w:rsidR="006E57FC" w:rsidRPr="0006001E">
        <w:rPr>
          <w:lang w:val="en-US"/>
        </w:rPr>
        <w:t>.</w:t>
      </w:r>
    </w:p>
    <w:p w14:paraId="1FC637F8" w14:textId="77777777" w:rsidR="00C059FA" w:rsidRPr="0006001E" w:rsidRDefault="00C059FA" w:rsidP="00C059FA">
      <w:pPr>
        <w:rPr>
          <w:lang w:val="en-US"/>
        </w:rPr>
      </w:pPr>
    </w:p>
    <w:p w14:paraId="125DE3E3" w14:textId="77777777" w:rsidR="00EC11E0" w:rsidRPr="0006001E" w:rsidRDefault="00EC11E0" w:rsidP="00C059FA">
      <w:pPr>
        <w:rPr>
          <w:lang w:val="en-US"/>
        </w:rPr>
      </w:pPr>
      <w:r w:rsidRPr="0006001E">
        <w:rPr>
          <w:lang w:val="en-US"/>
        </w:rPr>
        <w:t xml:space="preserve">ASIL </w:t>
      </w:r>
      <w:r w:rsidR="00C059FA" w:rsidRPr="0006001E">
        <w:rPr>
          <w:lang w:val="en-US"/>
        </w:rPr>
        <w:t>classification:</w:t>
      </w:r>
    </w:p>
    <w:p w14:paraId="36FC372F" w14:textId="77777777" w:rsidR="00C059FA" w:rsidRPr="000473C9" w:rsidRDefault="00C059FA" w:rsidP="00C059FA">
      <w:pPr>
        <w:jc w:val="left"/>
        <w:rPr>
          <w:lang w:val="en-US"/>
        </w:rPr>
      </w:pPr>
      <w:r w:rsidRPr="000473C9">
        <w:rPr>
          <w:lang w:val="en-US"/>
        </w:rPr>
        <w:t xml:space="preserve">Functional safety classification is according to </w:t>
      </w:r>
      <w:r w:rsidR="000473C9" w:rsidRPr="000473C9">
        <w:rPr>
          <w:lang w:val="en-US"/>
        </w:rPr>
        <w:t>ASIL QM</w:t>
      </w:r>
      <w:r w:rsidR="00164128">
        <w:rPr>
          <w:lang w:val="en-US"/>
        </w:rPr>
        <w:t>.</w:t>
      </w:r>
    </w:p>
    <w:p w14:paraId="04DDD700" w14:textId="77777777" w:rsidR="009C1D8F" w:rsidRPr="000473C9" w:rsidRDefault="009C1D8F" w:rsidP="000473C9">
      <w:pPr>
        <w:ind w:right="-1"/>
        <w:rPr>
          <w:lang w:val="en-US"/>
        </w:rPr>
      </w:pPr>
    </w:p>
    <w:p w14:paraId="4D8DD512" w14:textId="77777777" w:rsidR="009C1D8F" w:rsidRDefault="009C1D8F" w:rsidP="000473C9">
      <w:pPr>
        <w:ind w:right="-1"/>
        <w:rPr>
          <w:lang w:val="en-US"/>
        </w:rPr>
      </w:pPr>
      <w:r w:rsidRPr="009E5AC1">
        <w:rPr>
          <w:lang w:val="en-US"/>
        </w:rPr>
        <w:t>All safety relevant dat</w:t>
      </w:r>
      <w:r>
        <w:rPr>
          <w:lang w:val="en-US"/>
        </w:rPr>
        <w:t>a shall be discussed with Knorr-</w:t>
      </w:r>
      <w:proofErr w:type="spellStart"/>
      <w:r w:rsidRPr="009E5AC1">
        <w:rPr>
          <w:lang w:val="en-US"/>
        </w:rPr>
        <w:t>Bremse</w:t>
      </w:r>
      <w:proofErr w:type="spellEnd"/>
      <w:r w:rsidR="004D170E">
        <w:rPr>
          <w:lang w:val="en-US"/>
        </w:rPr>
        <w:t>.</w:t>
      </w:r>
    </w:p>
    <w:p w14:paraId="5533E49C" w14:textId="77777777" w:rsidR="00AF3073" w:rsidRPr="009E5AC1" w:rsidRDefault="00AF3073" w:rsidP="000473C9">
      <w:pPr>
        <w:ind w:right="-1"/>
        <w:rPr>
          <w:lang w:val="en-GB"/>
        </w:rPr>
      </w:pPr>
      <w:r>
        <w:rPr>
          <w:lang w:val="en-US"/>
        </w:rPr>
        <w:br w:type="page"/>
      </w:r>
    </w:p>
    <w:p w14:paraId="42D6230B" w14:textId="77777777" w:rsidR="007B4F04" w:rsidRPr="00290412" w:rsidRDefault="007B4F04" w:rsidP="00794408">
      <w:pPr>
        <w:pStyle w:val="Heading1"/>
        <w:rPr>
          <w:lang w:val="en-US"/>
        </w:rPr>
      </w:pPr>
      <w:bookmarkStart w:id="106" w:name="_Toc78809079"/>
      <w:r w:rsidRPr="00290412">
        <w:rPr>
          <w:lang w:val="en-US"/>
        </w:rPr>
        <w:t>Ambient conditions</w:t>
      </w:r>
      <w:bookmarkEnd w:id="99"/>
      <w:bookmarkEnd w:id="100"/>
      <w:bookmarkEnd w:id="106"/>
    </w:p>
    <w:p w14:paraId="2C0B25D4" w14:textId="77777777" w:rsidR="007B4F04" w:rsidRPr="00290412" w:rsidRDefault="007B4F04" w:rsidP="00132EE6">
      <w:pPr>
        <w:pStyle w:val="Heading2"/>
        <w:rPr>
          <w:lang w:val="en-US"/>
        </w:rPr>
      </w:pPr>
      <w:bookmarkStart w:id="107" w:name="_Toc259122732"/>
      <w:bookmarkStart w:id="108" w:name="_Toc269214604"/>
      <w:bookmarkStart w:id="109" w:name="_Toc78809080"/>
      <w:r w:rsidRPr="00290412">
        <w:rPr>
          <w:lang w:val="en-US"/>
        </w:rPr>
        <w:t>Temperature ranges</w:t>
      </w:r>
      <w:bookmarkEnd w:id="107"/>
      <w:bookmarkEnd w:id="108"/>
      <w:bookmarkEnd w:id="109"/>
    </w:p>
    <w:p w14:paraId="42B6FEC5" w14:textId="77777777" w:rsidR="007B4F04" w:rsidRPr="001C00DA" w:rsidRDefault="003E4031" w:rsidP="00C47355">
      <w:pPr>
        <w:tabs>
          <w:tab w:val="right" w:pos="7938"/>
        </w:tabs>
        <w:spacing w:after="60"/>
        <w:ind w:right="0"/>
        <w:rPr>
          <w:lang w:val="en-US"/>
        </w:rPr>
      </w:pPr>
      <w:r w:rsidRPr="00290412">
        <w:rPr>
          <w:lang w:val="en-US"/>
        </w:rPr>
        <w:t>Storage temperature:</w:t>
      </w:r>
      <w:r w:rsidRPr="00290412">
        <w:rPr>
          <w:lang w:val="en-US"/>
        </w:rPr>
        <w:tab/>
      </w:r>
      <w:r w:rsidR="007B4F04" w:rsidRPr="00B7675F">
        <w:rPr>
          <w:lang w:val="en-US"/>
        </w:rPr>
        <w:t>-4</w:t>
      </w:r>
      <w:r w:rsidR="0056724F" w:rsidRPr="00B7675F">
        <w:rPr>
          <w:lang w:val="en-US"/>
        </w:rPr>
        <w:t>0</w:t>
      </w:r>
      <w:r w:rsidR="007B4F04" w:rsidRPr="00B7675F">
        <w:rPr>
          <w:lang w:val="en-US"/>
        </w:rPr>
        <w:t>°C</w:t>
      </w:r>
      <w:r w:rsidR="007B4F04" w:rsidRPr="001C00DA">
        <w:rPr>
          <w:lang w:val="en-US"/>
        </w:rPr>
        <w:t>…+</w:t>
      </w:r>
      <w:r w:rsidR="001B53C1" w:rsidRPr="001C00DA">
        <w:rPr>
          <w:lang w:val="en-US"/>
        </w:rPr>
        <w:t>95</w:t>
      </w:r>
      <w:r w:rsidR="007B4F04" w:rsidRPr="001C00DA">
        <w:rPr>
          <w:lang w:val="en-US"/>
        </w:rPr>
        <w:t>°C</w:t>
      </w:r>
    </w:p>
    <w:p w14:paraId="0158B3B9" w14:textId="77777777" w:rsidR="007B4F04" w:rsidRPr="001C00DA" w:rsidRDefault="007B4F04" w:rsidP="00C47355">
      <w:pPr>
        <w:tabs>
          <w:tab w:val="right" w:pos="7938"/>
        </w:tabs>
        <w:spacing w:after="60"/>
        <w:ind w:right="0"/>
        <w:rPr>
          <w:lang w:val="en-US"/>
        </w:rPr>
      </w:pPr>
      <w:r w:rsidRPr="001C00DA">
        <w:rPr>
          <w:lang w:val="en-US"/>
        </w:rPr>
        <w:t>High temperature storage:</w:t>
      </w:r>
      <w:r w:rsidRPr="001C00DA">
        <w:rPr>
          <w:lang w:val="en-US"/>
        </w:rPr>
        <w:tab/>
        <w:t xml:space="preserve">2h at </w:t>
      </w:r>
      <w:r w:rsidRPr="00B7675F">
        <w:rPr>
          <w:lang w:val="en-US"/>
        </w:rPr>
        <w:t>1</w:t>
      </w:r>
      <w:r w:rsidR="004C70CA" w:rsidRPr="00B7675F">
        <w:rPr>
          <w:lang w:val="en-US"/>
        </w:rPr>
        <w:t>25</w:t>
      </w:r>
      <w:r w:rsidRPr="00B7675F">
        <w:rPr>
          <w:lang w:val="en-US"/>
        </w:rPr>
        <w:t>°C</w:t>
      </w:r>
    </w:p>
    <w:p w14:paraId="42F35FC1" w14:textId="77777777" w:rsidR="00CC037C" w:rsidRPr="001C00DA" w:rsidRDefault="003E4031" w:rsidP="000A71B6">
      <w:pPr>
        <w:tabs>
          <w:tab w:val="left" w:pos="4087"/>
          <w:tab w:val="right" w:pos="7938"/>
        </w:tabs>
        <w:ind w:right="-1"/>
        <w:rPr>
          <w:lang w:val="en-US"/>
        </w:rPr>
      </w:pPr>
      <w:r w:rsidRPr="001C00DA">
        <w:rPr>
          <w:lang w:val="en-US"/>
        </w:rPr>
        <w:t>Operating temperature:</w:t>
      </w:r>
      <w:r w:rsidRPr="001C00DA">
        <w:rPr>
          <w:lang w:val="en-US"/>
        </w:rPr>
        <w:tab/>
      </w:r>
      <w:r w:rsidR="000A71B6" w:rsidRPr="001C00DA">
        <w:rPr>
          <w:lang w:val="en-US"/>
        </w:rPr>
        <w:tab/>
      </w:r>
      <w:r w:rsidR="007B4F04" w:rsidRPr="00B7675F">
        <w:rPr>
          <w:lang w:val="en-US"/>
        </w:rPr>
        <w:t>-4</w:t>
      </w:r>
      <w:r w:rsidR="0056724F" w:rsidRPr="00B7675F">
        <w:rPr>
          <w:lang w:val="en-US"/>
        </w:rPr>
        <w:t>0</w:t>
      </w:r>
      <w:r w:rsidR="007B4F04" w:rsidRPr="00B7675F">
        <w:rPr>
          <w:lang w:val="en-US"/>
        </w:rPr>
        <w:t>°C…+</w:t>
      </w:r>
      <w:r w:rsidR="00664FA0" w:rsidRPr="00B7675F">
        <w:rPr>
          <w:lang w:val="en-US"/>
        </w:rPr>
        <w:t>8</w:t>
      </w:r>
      <w:r w:rsidR="00CC037C" w:rsidRPr="00B7675F">
        <w:rPr>
          <w:lang w:val="en-US"/>
        </w:rPr>
        <w:t>5</w:t>
      </w:r>
      <w:r w:rsidR="007B4F04" w:rsidRPr="00B7675F">
        <w:rPr>
          <w:lang w:val="en-US"/>
        </w:rPr>
        <w:t>°C</w:t>
      </w:r>
      <w:r w:rsidR="00CC037C" w:rsidRPr="001C00DA">
        <w:rPr>
          <w:lang w:val="en-US"/>
        </w:rPr>
        <w:t xml:space="preserve"> </w:t>
      </w:r>
    </w:p>
    <w:p w14:paraId="0DAD34A7" w14:textId="77777777" w:rsidR="007B4F04" w:rsidRPr="00B7675F" w:rsidRDefault="007B4F04" w:rsidP="00132EE6">
      <w:pPr>
        <w:pStyle w:val="Heading2"/>
        <w:rPr>
          <w:lang w:val="en-US"/>
        </w:rPr>
      </w:pPr>
      <w:bookmarkStart w:id="110" w:name="_Toc259122733"/>
      <w:bookmarkStart w:id="111" w:name="_Toc269214605"/>
      <w:bookmarkStart w:id="112" w:name="_Toc78809081"/>
      <w:r w:rsidRPr="00B7675F">
        <w:rPr>
          <w:lang w:val="en-US"/>
        </w:rPr>
        <w:t>Operating</w:t>
      </w:r>
      <w:r w:rsidR="00CE1A13" w:rsidRPr="00B7675F">
        <w:rPr>
          <w:lang w:val="en-US"/>
        </w:rPr>
        <w:t xml:space="preserve"> l</w:t>
      </w:r>
      <w:r w:rsidRPr="00B7675F">
        <w:rPr>
          <w:lang w:val="en-US"/>
        </w:rPr>
        <w:t>ife</w:t>
      </w:r>
      <w:bookmarkEnd w:id="110"/>
      <w:bookmarkEnd w:id="111"/>
      <w:bookmarkEnd w:id="112"/>
    </w:p>
    <w:p w14:paraId="48C998D3" w14:textId="77777777" w:rsidR="007B4F04" w:rsidRPr="00290412" w:rsidRDefault="00EC0ACA" w:rsidP="00EC0ACA">
      <w:pPr>
        <w:tabs>
          <w:tab w:val="right" w:pos="7938"/>
        </w:tabs>
        <w:ind w:right="-1"/>
        <w:rPr>
          <w:lang w:val="en-US"/>
        </w:rPr>
      </w:pPr>
      <w:r w:rsidRPr="00290412">
        <w:rPr>
          <w:lang w:val="en-US"/>
        </w:rPr>
        <w:t>Storage:</w:t>
      </w:r>
      <w:r w:rsidR="007B4F04" w:rsidRPr="00290412">
        <w:rPr>
          <w:lang w:val="en-US"/>
        </w:rPr>
        <w:tab/>
        <w:t>5 years</w:t>
      </w:r>
    </w:p>
    <w:p w14:paraId="78F8AC4B" w14:textId="77777777" w:rsidR="007B4F04" w:rsidRPr="00290412" w:rsidRDefault="007B4F04" w:rsidP="00C47355">
      <w:pPr>
        <w:tabs>
          <w:tab w:val="right" w:pos="7938"/>
        </w:tabs>
        <w:spacing w:after="60"/>
        <w:ind w:right="0"/>
        <w:rPr>
          <w:lang w:val="en-US"/>
        </w:rPr>
      </w:pPr>
      <w:r w:rsidRPr="00290412">
        <w:rPr>
          <w:lang w:val="en-US"/>
        </w:rPr>
        <w:t>(</w:t>
      </w:r>
      <w:r w:rsidR="001D6F8A" w:rsidRPr="00290412">
        <w:rPr>
          <w:lang w:val="en-US"/>
        </w:rPr>
        <w:t>Storage</w:t>
      </w:r>
      <w:r w:rsidRPr="00290412">
        <w:rPr>
          <w:lang w:val="en-US"/>
        </w:rPr>
        <w:t xml:space="preserve"> must have no impact on sensor properties / lifetime)</w:t>
      </w:r>
    </w:p>
    <w:p w14:paraId="76F6AAAF" w14:textId="77777777" w:rsidR="007B4F04" w:rsidRPr="00290412" w:rsidRDefault="007B4F04" w:rsidP="00C47355">
      <w:pPr>
        <w:tabs>
          <w:tab w:val="right" w:pos="7938"/>
        </w:tabs>
        <w:spacing w:after="60"/>
        <w:ind w:right="0"/>
        <w:rPr>
          <w:lang w:val="en-US"/>
        </w:rPr>
      </w:pPr>
      <w:r w:rsidRPr="00290412">
        <w:rPr>
          <w:lang w:val="en-US"/>
        </w:rPr>
        <w:t>Lifetime</w:t>
      </w:r>
      <w:r w:rsidR="00EC0ACA" w:rsidRPr="00290412">
        <w:rPr>
          <w:lang w:val="en-US"/>
        </w:rPr>
        <w:t>:</w:t>
      </w:r>
      <w:r w:rsidRPr="00290412">
        <w:rPr>
          <w:lang w:val="en-US"/>
        </w:rPr>
        <w:tab/>
        <w:t>15 years</w:t>
      </w:r>
    </w:p>
    <w:p w14:paraId="6FFEFC13" w14:textId="77777777" w:rsidR="007B4F04" w:rsidRPr="00624905" w:rsidRDefault="007B4F04" w:rsidP="00EC0ACA">
      <w:pPr>
        <w:tabs>
          <w:tab w:val="right" w:pos="7938"/>
        </w:tabs>
        <w:ind w:right="-1"/>
        <w:rPr>
          <w:color w:val="00B050"/>
          <w:lang w:val="en-US"/>
        </w:rPr>
      </w:pPr>
      <w:r w:rsidRPr="00290412">
        <w:rPr>
          <w:lang w:val="en-US"/>
        </w:rPr>
        <w:t>Operating time:</w:t>
      </w:r>
      <w:r w:rsidRPr="00290412">
        <w:rPr>
          <w:lang w:val="en-US"/>
        </w:rPr>
        <w:tab/>
      </w:r>
      <w:r w:rsidR="00624905" w:rsidRPr="00B7675F">
        <w:rPr>
          <w:lang w:val="en-US"/>
        </w:rPr>
        <w:t>45</w:t>
      </w:r>
      <w:r w:rsidRPr="00B7675F">
        <w:rPr>
          <w:lang w:val="en-US"/>
        </w:rPr>
        <w:t>.000h</w:t>
      </w:r>
    </w:p>
    <w:p w14:paraId="24195286" w14:textId="77777777" w:rsidR="00A1398B" w:rsidRPr="00290412" w:rsidRDefault="00A1398B" w:rsidP="00132EE6">
      <w:pPr>
        <w:pStyle w:val="Heading2"/>
        <w:rPr>
          <w:lang w:val="en-US"/>
        </w:rPr>
      </w:pPr>
      <w:bookmarkStart w:id="113" w:name="_Toc78809082"/>
      <w:bookmarkStart w:id="114" w:name="_Toc259122734"/>
      <w:bookmarkStart w:id="115" w:name="_Toc269214606"/>
      <w:r w:rsidRPr="00290412">
        <w:rPr>
          <w:lang w:val="en-US"/>
        </w:rPr>
        <w:t>Humidity</w:t>
      </w:r>
      <w:bookmarkEnd w:id="113"/>
    </w:p>
    <w:p w14:paraId="7A7FAEA0" w14:textId="77777777" w:rsidR="00A1398B" w:rsidRPr="00290412" w:rsidRDefault="00A1398B" w:rsidP="00EC0ACA">
      <w:pPr>
        <w:tabs>
          <w:tab w:val="right" w:pos="7938"/>
        </w:tabs>
        <w:ind w:right="-1"/>
        <w:rPr>
          <w:lang w:val="en-US"/>
        </w:rPr>
      </w:pPr>
      <w:r w:rsidRPr="00290412">
        <w:rPr>
          <w:lang w:val="en-US"/>
        </w:rPr>
        <w:t>Humidity:</w:t>
      </w:r>
      <w:r w:rsidRPr="00290412">
        <w:rPr>
          <w:lang w:val="en-US"/>
        </w:rPr>
        <w:tab/>
        <w:t>1 … 100% RF</w:t>
      </w:r>
    </w:p>
    <w:p w14:paraId="0F5B2910" w14:textId="77777777" w:rsidR="007B4F04" w:rsidRPr="000473C9" w:rsidRDefault="007B4F04" w:rsidP="00132EE6">
      <w:pPr>
        <w:pStyle w:val="Heading2"/>
        <w:rPr>
          <w:lang w:val="en-US"/>
        </w:rPr>
      </w:pPr>
      <w:bookmarkStart w:id="116" w:name="_Ref370816112"/>
      <w:bookmarkStart w:id="117" w:name="_Toc78809083"/>
      <w:r w:rsidRPr="000473C9">
        <w:rPr>
          <w:lang w:val="en-US"/>
        </w:rPr>
        <w:t>Operating</w:t>
      </w:r>
      <w:r w:rsidR="0056724F">
        <w:rPr>
          <w:lang w:val="en-US"/>
        </w:rPr>
        <w:t xml:space="preserve"> </w:t>
      </w:r>
      <w:r w:rsidR="00CE1A13" w:rsidRPr="000473C9">
        <w:rPr>
          <w:lang w:val="en-US"/>
        </w:rPr>
        <w:t>temperature p</w:t>
      </w:r>
      <w:r w:rsidRPr="000473C9">
        <w:rPr>
          <w:lang w:val="en-US"/>
        </w:rPr>
        <w:t>rofile</w:t>
      </w:r>
      <w:bookmarkEnd w:id="114"/>
      <w:bookmarkEnd w:id="115"/>
      <w:bookmarkEnd w:id="116"/>
      <w:bookmarkEnd w:id="117"/>
    </w:p>
    <w:p w14:paraId="374304E2" w14:textId="77777777" w:rsidR="00624905" w:rsidRPr="00B7675F" w:rsidRDefault="00624905" w:rsidP="008C0C12">
      <w:pPr>
        <w:ind w:right="-1"/>
        <w:jc w:val="left"/>
        <w:rPr>
          <w:lang w:val="en-US"/>
        </w:rPr>
      </w:pPr>
      <w:r w:rsidRPr="00B7675F">
        <w:rPr>
          <w:lang w:val="en-US"/>
        </w:rPr>
        <w:t>The operating temperature profile over lifetime is broken down into temperature section as follows:</w:t>
      </w:r>
    </w:p>
    <w:p w14:paraId="211F232D" w14:textId="77777777" w:rsidR="00624905" w:rsidRPr="00624905" w:rsidRDefault="00624905" w:rsidP="008C0C12">
      <w:pPr>
        <w:ind w:right="-1"/>
        <w:jc w:val="left"/>
        <w:rPr>
          <w:color w:val="00B050"/>
          <w:lang w:val="en-US"/>
        </w:rPr>
      </w:pPr>
    </w:p>
    <w:p w14:paraId="42953D5B" w14:textId="61BCB912" w:rsidR="00624905" w:rsidRPr="00624905" w:rsidRDefault="008F7465" w:rsidP="008C0C12">
      <w:pPr>
        <w:ind w:right="-1"/>
        <w:jc w:val="left"/>
        <w:rPr>
          <w:color w:val="00B050"/>
          <w:lang w:val="en-US"/>
        </w:rPr>
      </w:pPr>
      <w:r w:rsidRPr="00624905">
        <w:rPr>
          <w:noProof/>
          <w:color w:val="00B050"/>
        </w:rPr>
        <w:drawing>
          <wp:inline distT="0" distB="0" distL="0" distR="0" wp14:anchorId="72E3AB86" wp14:editId="6719BEE1">
            <wp:extent cx="5943600" cy="2729230"/>
            <wp:effectExtent l="0" t="0" r="0" b="0"/>
            <wp:docPr id="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725F94E3" w14:textId="77777777" w:rsidR="00624905" w:rsidRPr="00624905" w:rsidRDefault="00624905" w:rsidP="008C0C12">
      <w:pPr>
        <w:ind w:right="-1"/>
        <w:jc w:val="left"/>
        <w:rPr>
          <w:color w:val="00B050"/>
          <w:lang w:val="en-US"/>
        </w:rPr>
      </w:pPr>
    </w:p>
    <w:p w14:paraId="57DFB795" w14:textId="5C3C958C" w:rsidR="00816E90" w:rsidRPr="00B7675F" w:rsidRDefault="00624905" w:rsidP="008C0C12">
      <w:pPr>
        <w:ind w:right="-1"/>
        <w:jc w:val="left"/>
        <w:rPr>
          <w:lang w:val="en-US"/>
        </w:rPr>
      </w:pPr>
      <w:r w:rsidRPr="00B7675F">
        <w:rPr>
          <w:lang w:val="en-US"/>
        </w:rPr>
        <w:t>T</w:t>
      </w:r>
      <w:r w:rsidR="008C0C12" w:rsidRPr="00B7675F">
        <w:rPr>
          <w:lang w:val="en-US"/>
        </w:rPr>
        <w:t xml:space="preserve">est conditions for </w:t>
      </w:r>
      <w:r w:rsidRPr="00B7675F">
        <w:rPr>
          <w:lang w:val="en-US"/>
        </w:rPr>
        <w:t xml:space="preserve">the </w:t>
      </w:r>
      <w:r w:rsidR="008C0C12" w:rsidRPr="00B7675F">
        <w:rPr>
          <w:lang w:val="en-US"/>
        </w:rPr>
        <w:t xml:space="preserve">Accelerated Lifetime </w:t>
      </w:r>
      <w:r w:rsidRPr="00B7675F">
        <w:rPr>
          <w:lang w:val="en-US"/>
        </w:rPr>
        <w:t>T</w:t>
      </w:r>
      <w:r w:rsidR="008C0C12" w:rsidRPr="00B7675F">
        <w:rPr>
          <w:lang w:val="en-US"/>
        </w:rPr>
        <w:t xml:space="preserve">est </w:t>
      </w:r>
      <w:r w:rsidRPr="00B7675F">
        <w:rPr>
          <w:lang w:val="en-US"/>
        </w:rPr>
        <w:t>(</w:t>
      </w:r>
      <w:r w:rsidR="008C0C12" w:rsidRPr="00B7675F">
        <w:rPr>
          <w:lang w:val="en-US"/>
        </w:rPr>
        <w:t xml:space="preserve">see chapter </w:t>
      </w:r>
      <w:r w:rsidR="008C0C12" w:rsidRPr="00B7675F">
        <w:rPr>
          <w:lang w:val="en-US"/>
        </w:rPr>
        <w:fldChar w:fldCharType="begin"/>
      </w:r>
      <w:r w:rsidR="008C0C12" w:rsidRPr="00B7675F">
        <w:rPr>
          <w:lang w:val="en-US"/>
        </w:rPr>
        <w:instrText xml:space="preserve"> REF _Ref35513674 \r \h </w:instrText>
      </w:r>
      <w:r w:rsidR="00AA4792" w:rsidRPr="00B7675F">
        <w:rPr>
          <w:lang w:val="en-US"/>
        </w:rPr>
        <w:instrText xml:space="preserve"> \* MERGEFORMAT </w:instrText>
      </w:r>
      <w:r w:rsidR="008C0C12" w:rsidRPr="00B7675F">
        <w:rPr>
          <w:lang w:val="en-US"/>
        </w:rPr>
      </w:r>
      <w:r w:rsidR="008C0C12" w:rsidRPr="00B7675F">
        <w:rPr>
          <w:lang w:val="en-US"/>
        </w:rPr>
        <w:fldChar w:fldCharType="separate"/>
      </w:r>
      <w:r w:rsidR="00FF28F7">
        <w:rPr>
          <w:lang w:val="en-US"/>
        </w:rPr>
        <w:t>7.4.6</w:t>
      </w:r>
      <w:r w:rsidR="008C0C12" w:rsidRPr="00B7675F">
        <w:rPr>
          <w:lang w:val="en-US"/>
        </w:rPr>
        <w:fldChar w:fldCharType="end"/>
      </w:r>
      <w:r w:rsidR="008C0C12" w:rsidRPr="00B7675F">
        <w:rPr>
          <w:lang w:val="en-US"/>
        </w:rPr>
        <w:t>.</w:t>
      </w:r>
      <w:r w:rsidRPr="00B7675F">
        <w:rPr>
          <w:lang w:val="en-US"/>
        </w:rPr>
        <w:t>) shall be derived from this profile.</w:t>
      </w:r>
    </w:p>
    <w:p w14:paraId="3C92B75B" w14:textId="77777777" w:rsidR="00A30F88" w:rsidRPr="005B46AC" w:rsidRDefault="00A30F88" w:rsidP="00794408">
      <w:pPr>
        <w:pStyle w:val="Heading1"/>
        <w:rPr>
          <w:lang w:val="en-US"/>
        </w:rPr>
      </w:pPr>
      <w:bookmarkStart w:id="118" w:name="_Toc78809084"/>
      <w:r w:rsidRPr="005B46AC">
        <w:rPr>
          <w:lang w:val="en-US"/>
        </w:rPr>
        <w:t xml:space="preserve">Mechanical </w:t>
      </w:r>
      <w:r w:rsidR="00CE1A13" w:rsidRPr="005B46AC">
        <w:rPr>
          <w:lang w:val="en-US"/>
        </w:rPr>
        <w:t>p</w:t>
      </w:r>
      <w:r w:rsidR="00FB24D2" w:rsidRPr="005B46AC">
        <w:rPr>
          <w:lang w:val="en-US"/>
        </w:rPr>
        <w:t>roperties</w:t>
      </w:r>
      <w:bookmarkEnd w:id="118"/>
    </w:p>
    <w:p w14:paraId="6390EAEF" w14:textId="77777777" w:rsidR="00A30F88" w:rsidRPr="00350DAD" w:rsidRDefault="002E4FC1" w:rsidP="007F0433">
      <w:pPr>
        <w:pStyle w:val="Heading2"/>
        <w:rPr>
          <w:lang w:val="en-US"/>
        </w:rPr>
      </w:pPr>
      <w:bookmarkStart w:id="119" w:name="_Toc291675099"/>
      <w:bookmarkStart w:id="120" w:name="_Ref369871122"/>
      <w:bookmarkStart w:id="121" w:name="_Ref369871236"/>
      <w:bookmarkStart w:id="122" w:name="_Ref370397124"/>
      <w:bookmarkStart w:id="123" w:name="_Ref370716247"/>
      <w:bookmarkStart w:id="124" w:name="_Toc78809085"/>
      <w:r w:rsidRPr="00350DAD">
        <w:rPr>
          <w:lang w:val="en-US"/>
        </w:rPr>
        <w:t>Installation space / Mechanical interface</w:t>
      </w:r>
      <w:bookmarkEnd w:id="119"/>
      <w:bookmarkEnd w:id="120"/>
      <w:bookmarkEnd w:id="121"/>
      <w:bookmarkEnd w:id="122"/>
      <w:bookmarkEnd w:id="123"/>
      <w:bookmarkEnd w:id="124"/>
    </w:p>
    <w:p w14:paraId="4991BA9A" w14:textId="77777777" w:rsidR="007527B5" w:rsidRPr="00350DAD" w:rsidRDefault="007527B5" w:rsidP="001E7867">
      <w:pPr>
        <w:spacing w:before="120"/>
        <w:ind w:right="-1"/>
        <w:rPr>
          <w:lang w:val="en-US"/>
        </w:rPr>
      </w:pPr>
      <w:r w:rsidRPr="00350DAD">
        <w:rPr>
          <w:lang w:val="en-US"/>
        </w:rPr>
        <w:t xml:space="preserve">The </w:t>
      </w:r>
      <w:r w:rsidR="00F04636" w:rsidRPr="00350DAD">
        <w:rPr>
          <w:lang w:val="en-US"/>
        </w:rPr>
        <w:t xml:space="preserve">installation space and mechanical interface is defined by the 3D-model`s and drawings of the RFQ package. Changes </w:t>
      </w:r>
      <w:proofErr w:type="gramStart"/>
      <w:r w:rsidR="00F04636" w:rsidRPr="00350DAD">
        <w:rPr>
          <w:lang w:val="en-US"/>
        </w:rPr>
        <w:t>according</w:t>
      </w:r>
      <w:proofErr w:type="gramEnd"/>
      <w:r w:rsidR="00F04636" w:rsidRPr="00350DAD">
        <w:rPr>
          <w:lang w:val="en-US"/>
        </w:rPr>
        <w:t xml:space="preserve"> that must be clarified with the Knorr-</w:t>
      </w:r>
      <w:proofErr w:type="spellStart"/>
      <w:r w:rsidR="00F04636" w:rsidRPr="00350DAD">
        <w:rPr>
          <w:lang w:val="en-US"/>
        </w:rPr>
        <w:t>Bremse</w:t>
      </w:r>
      <w:proofErr w:type="spellEnd"/>
      <w:r w:rsidR="00F04636" w:rsidRPr="00350DAD">
        <w:rPr>
          <w:lang w:val="en-US"/>
        </w:rPr>
        <w:t xml:space="preserve"> R&amp;D department.</w:t>
      </w:r>
    </w:p>
    <w:p w14:paraId="76B06F5F" w14:textId="77777777" w:rsidR="00940636" w:rsidRPr="00950FAF" w:rsidRDefault="00940636" w:rsidP="00940636">
      <w:pPr>
        <w:pStyle w:val="Heading2"/>
        <w:rPr>
          <w:color w:val="000000"/>
          <w:lang w:val="en-US"/>
        </w:rPr>
      </w:pPr>
      <w:bookmarkStart w:id="125" w:name="_Toc78809086"/>
      <w:bookmarkStart w:id="126" w:name="_Ref323197635"/>
      <w:r w:rsidRPr="00950FAF">
        <w:rPr>
          <w:color w:val="000000"/>
          <w:lang w:val="en-US"/>
        </w:rPr>
        <w:t xml:space="preserve">Plug </w:t>
      </w:r>
      <w:proofErr w:type="gramStart"/>
      <w:r w:rsidRPr="00950FAF">
        <w:rPr>
          <w:color w:val="000000"/>
          <w:lang w:val="en-US"/>
        </w:rPr>
        <w:t>connection</w:t>
      </w:r>
      <w:bookmarkEnd w:id="125"/>
      <w:proofErr w:type="gramEnd"/>
    </w:p>
    <w:p w14:paraId="69AD9003" w14:textId="77777777" w:rsidR="00940636" w:rsidRDefault="00940636" w:rsidP="005B46AC">
      <w:pPr>
        <w:tabs>
          <w:tab w:val="left" w:pos="9355"/>
        </w:tabs>
        <w:ind w:right="-1"/>
        <w:jc w:val="left"/>
        <w:rPr>
          <w:lang w:val="en-US"/>
        </w:rPr>
      </w:pPr>
      <w:r w:rsidRPr="00EC0B18">
        <w:rPr>
          <w:lang w:val="en-US"/>
        </w:rPr>
        <w:t xml:space="preserve">The </w:t>
      </w:r>
      <w:r w:rsidR="00F04636">
        <w:rPr>
          <w:lang w:val="en-US"/>
        </w:rPr>
        <w:t>cover unit with</w:t>
      </w:r>
      <w:r w:rsidR="00F22355">
        <w:rPr>
          <w:lang w:val="en-US"/>
        </w:rPr>
        <w:t xml:space="preserve"> integrated</w:t>
      </w:r>
      <w:r w:rsidR="00633962">
        <w:rPr>
          <w:lang w:val="en-US"/>
        </w:rPr>
        <w:t xml:space="preserve"> sensor</w:t>
      </w:r>
      <w:r w:rsidRPr="00EC0B18">
        <w:rPr>
          <w:lang w:val="en-US"/>
        </w:rPr>
        <w:t xml:space="preserve"> is connected to the </w:t>
      </w:r>
      <w:r w:rsidR="00EF6099">
        <w:rPr>
          <w:lang w:val="en-US"/>
        </w:rPr>
        <w:t>wiring harness</w:t>
      </w:r>
      <w:r w:rsidRPr="00EC0B18">
        <w:rPr>
          <w:lang w:val="en-US"/>
        </w:rPr>
        <w:t xml:space="preserve"> of the vehicle via a 3-pole connector. To protect the sensor and the brake against ingress of water, the plug connection shall be longitudinally watertight (</w:t>
      </w:r>
      <w:r w:rsidR="00EF6099">
        <w:rPr>
          <w:lang w:val="en-US"/>
        </w:rPr>
        <w:t xml:space="preserve">mating connector </w:t>
      </w:r>
      <w:r w:rsidRPr="00EC0B18">
        <w:rPr>
          <w:lang w:val="en-US"/>
        </w:rPr>
        <w:t>plugged and unplugged).</w:t>
      </w:r>
      <w:r w:rsidR="00F22355">
        <w:rPr>
          <w:lang w:val="en-US"/>
        </w:rPr>
        <w:t xml:space="preserve"> Connector details are shown in the drawings of covers.</w:t>
      </w:r>
    </w:p>
    <w:p w14:paraId="0224ACE1" w14:textId="77777777" w:rsidR="0057253E" w:rsidRPr="004B2764" w:rsidRDefault="00FE5279" w:rsidP="00132EE6">
      <w:pPr>
        <w:pStyle w:val="Heading2"/>
        <w:rPr>
          <w:lang w:val="en-US"/>
        </w:rPr>
      </w:pPr>
      <w:bookmarkStart w:id="127" w:name="_Toc78809087"/>
      <w:r w:rsidRPr="004B2764">
        <w:rPr>
          <w:lang w:val="en-US"/>
        </w:rPr>
        <w:t>Working range</w:t>
      </w:r>
      <w:bookmarkEnd w:id="126"/>
      <w:r w:rsidR="00250A01">
        <w:rPr>
          <w:lang w:val="en-US"/>
        </w:rPr>
        <w:t xml:space="preserve"> (sensor)</w:t>
      </w:r>
      <w:bookmarkEnd w:id="127"/>
    </w:p>
    <w:p w14:paraId="5408F1DA" w14:textId="77777777" w:rsidR="002B4130" w:rsidRPr="004B2764" w:rsidRDefault="002B4130" w:rsidP="00C22402">
      <w:pPr>
        <w:tabs>
          <w:tab w:val="left" w:pos="1134"/>
        </w:tabs>
        <w:ind w:right="-1"/>
        <w:jc w:val="left"/>
        <w:rPr>
          <w:lang w:val="en-US"/>
        </w:rPr>
      </w:pPr>
      <w:r w:rsidRPr="004B2764">
        <w:rPr>
          <w:lang w:val="en-US"/>
        </w:rPr>
        <w:t>Mechanical working range</w:t>
      </w:r>
      <w:r w:rsidR="009B231C" w:rsidRPr="004B2764">
        <w:rPr>
          <w:lang w:val="en-US"/>
        </w:rPr>
        <w:t xml:space="preserve"> (angle)</w:t>
      </w:r>
      <w:r w:rsidRPr="004B2764">
        <w:rPr>
          <w:lang w:val="en-US"/>
        </w:rPr>
        <w:t>:</w:t>
      </w:r>
      <w:r w:rsidRPr="004B2764">
        <w:rPr>
          <w:lang w:val="en-US"/>
        </w:rPr>
        <w:tab/>
      </w:r>
      <w:r w:rsidR="003A2F32" w:rsidRPr="004B2764">
        <w:rPr>
          <w:lang w:val="en-US"/>
        </w:rPr>
        <w:t>F</w:t>
      </w:r>
      <w:r w:rsidR="00D37DF1" w:rsidRPr="004B2764">
        <w:rPr>
          <w:lang w:val="en-US"/>
        </w:rPr>
        <w:t>ully rotatable with</w:t>
      </w:r>
      <w:r w:rsidR="009B231C" w:rsidRPr="004B2764">
        <w:rPr>
          <w:lang w:val="en-US"/>
        </w:rPr>
        <w:t>out</w:t>
      </w:r>
      <w:r w:rsidR="00D37DF1" w:rsidRPr="004B2764">
        <w:rPr>
          <w:lang w:val="en-US"/>
        </w:rPr>
        <w:t xml:space="preserve"> arrestor </w:t>
      </w:r>
    </w:p>
    <w:p w14:paraId="7633284A" w14:textId="77777777" w:rsidR="00164183" w:rsidRPr="004B2764" w:rsidRDefault="00164183" w:rsidP="00C22402">
      <w:pPr>
        <w:tabs>
          <w:tab w:val="left" w:pos="1134"/>
        </w:tabs>
        <w:ind w:right="-1"/>
        <w:jc w:val="left"/>
        <w:rPr>
          <w:lang w:val="en-US"/>
        </w:rPr>
      </w:pPr>
    </w:p>
    <w:p w14:paraId="239D8589" w14:textId="2480C86A" w:rsidR="00CB6308" w:rsidRDefault="00CB6308" w:rsidP="005B46AC">
      <w:pPr>
        <w:tabs>
          <w:tab w:val="left" w:pos="9355"/>
        </w:tabs>
        <w:ind w:right="-1"/>
        <w:jc w:val="left"/>
        <w:rPr>
          <w:lang w:val="en-US"/>
        </w:rPr>
      </w:pPr>
      <w:r w:rsidRPr="004B2764">
        <w:rPr>
          <w:lang w:val="en-US"/>
        </w:rPr>
        <w:t xml:space="preserve">The sensor </w:t>
      </w:r>
      <w:r w:rsidR="0041254D">
        <w:rPr>
          <w:lang w:val="en-US"/>
        </w:rPr>
        <w:t>may need</w:t>
      </w:r>
      <w:r w:rsidRPr="004B2764">
        <w:rPr>
          <w:lang w:val="en-US"/>
        </w:rPr>
        <w:t xml:space="preserve"> an integrated gearing mechanism</w:t>
      </w:r>
      <w:r w:rsidR="00D94B33">
        <w:rPr>
          <w:lang w:val="en-US"/>
        </w:rPr>
        <w:t xml:space="preserve"> </w:t>
      </w:r>
      <w:r w:rsidRPr="004B2764">
        <w:rPr>
          <w:lang w:val="en-US"/>
        </w:rPr>
        <w:t>in order to reduce the angle range of the t</w:t>
      </w:r>
      <w:r w:rsidR="004B2764" w:rsidRPr="004B2764">
        <w:rPr>
          <w:lang w:val="en-US"/>
        </w:rPr>
        <w:t>hreaded spindle (sensor input)</w:t>
      </w:r>
      <w:r w:rsidRPr="004B2764">
        <w:rPr>
          <w:lang w:val="en-US"/>
        </w:rPr>
        <w:t xml:space="preserve"> of the disc </w:t>
      </w:r>
      <w:r w:rsidR="00FE6F02" w:rsidRPr="004B2764">
        <w:rPr>
          <w:lang w:val="en-US"/>
        </w:rPr>
        <w:t xml:space="preserve">brake </w:t>
      </w:r>
      <w:r w:rsidR="0059520D" w:rsidRPr="004B2764">
        <w:rPr>
          <w:lang w:val="en-US"/>
        </w:rPr>
        <w:t xml:space="preserve">to an angle range of the sensing element of &lt;360° (see chapter </w:t>
      </w:r>
      <w:r w:rsidR="0059520D" w:rsidRPr="004B2764">
        <w:rPr>
          <w:lang w:val="en-US"/>
        </w:rPr>
        <w:fldChar w:fldCharType="begin"/>
      </w:r>
      <w:r w:rsidR="0059520D" w:rsidRPr="004B2764">
        <w:rPr>
          <w:lang w:val="en-US"/>
        </w:rPr>
        <w:instrText xml:space="preserve"> REF _Ref323197066 \r \h </w:instrText>
      </w:r>
      <w:r w:rsidR="008C18EE" w:rsidRPr="004B2764">
        <w:rPr>
          <w:lang w:val="en-US"/>
        </w:rPr>
        <w:instrText xml:space="preserve"> \* MERGEFORMAT </w:instrText>
      </w:r>
      <w:r w:rsidR="0059520D" w:rsidRPr="004B2764">
        <w:rPr>
          <w:lang w:val="en-US"/>
        </w:rPr>
      </w:r>
      <w:r w:rsidR="0059520D" w:rsidRPr="004B2764">
        <w:rPr>
          <w:lang w:val="en-US"/>
        </w:rPr>
        <w:fldChar w:fldCharType="separate"/>
      </w:r>
      <w:r w:rsidR="00FF28F7">
        <w:rPr>
          <w:lang w:val="en-US"/>
        </w:rPr>
        <w:t>6.1</w:t>
      </w:r>
      <w:r w:rsidR="0059520D" w:rsidRPr="004B2764">
        <w:rPr>
          <w:lang w:val="en-US"/>
        </w:rPr>
        <w:fldChar w:fldCharType="end"/>
      </w:r>
      <w:r w:rsidR="0059520D" w:rsidRPr="004B2764">
        <w:rPr>
          <w:lang w:val="en-US"/>
        </w:rPr>
        <w:t xml:space="preserve"> and</w:t>
      </w:r>
      <w:r w:rsidR="00C15678">
        <w:rPr>
          <w:lang w:val="en-US"/>
        </w:rPr>
        <w:t xml:space="preserve"> </w:t>
      </w:r>
      <w:r w:rsidR="00C15678">
        <w:rPr>
          <w:lang w:val="en-US"/>
        </w:rPr>
        <w:fldChar w:fldCharType="begin"/>
      </w:r>
      <w:r w:rsidR="00C15678">
        <w:rPr>
          <w:lang w:val="en-US"/>
        </w:rPr>
        <w:instrText xml:space="preserve"> REF _Ref35348660 \r \h </w:instrText>
      </w:r>
      <w:r w:rsidR="00C15678">
        <w:rPr>
          <w:lang w:val="en-US"/>
        </w:rPr>
      </w:r>
      <w:r w:rsidR="00C15678">
        <w:rPr>
          <w:lang w:val="en-US"/>
        </w:rPr>
        <w:fldChar w:fldCharType="separate"/>
      </w:r>
      <w:ins w:id="128" w:author="Steinhuber, Thomas" w:date="2021-08-03T09:52:00Z">
        <w:r w:rsidR="00FF28F7">
          <w:rPr>
            <w:lang w:val="en-US"/>
          </w:rPr>
          <w:t>4.5</w:t>
        </w:r>
      </w:ins>
      <w:del w:id="129" w:author="Steinhuber, Thomas" w:date="2021-08-03T09:52:00Z">
        <w:r w:rsidR="00E14861" w:rsidDel="00FF28F7">
          <w:rPr>
            <w:lang w:val="en-US"/>
          </w:rPr>
          <w:delText>4.6</w:delText>
        </w:r>
      </w:del>
      <w:r w:rsidR="00C15678">
        <w:rPr>
          <w:lang w:val="en-US"/>
        </w:rPr>
        <w:fldChar w:fldCharType="end"/>
      </w:r>
      <w:r w:rsidR="0059520D" w:rsidRPr="004B2764">
        <w:rPr>
          <w:lang w:val="en-US"/>
        </w:rPr>
        <w:t>).</w:t>
      </w:r>
    </w:p>
    <w:p w14:paraId="6D18ACE9" w14:textId="77777777" w:rsidR="00B031AE" w:rsidRPr="00662D86" w:rsidRDefault="00CF1EEC" w:rsidP="00132EE6">
      <w:pPr>
        <w:pStyle w:val="Heading2"/>
        <w:rPr>
          <w:lang w:val="en-US"/>
        </w:rPr>
      </w:pPr>
      <w:bookmarkStart w:id="130" w:name="_Ref369869426"/>
      <w:bookmarkStart w:id="131" w:name="_Toc78809088"/>
      <w:r w:rsidRPr="00662D86">
        <w:rPr>
          <w:lang w:val="en-US"/>
        </w:rPr>
        <w:t xml:space="preserve">Strain / </w:t>
      </w:r>
      <w:r w:rsidR="00B031AE" w:rsidRPr="00662D86">
        <w:rPr>
          <w:lang w:val="en-US"/>
        </w:rPr>
        <w:t>Endurance</w:t>
      </w:r>
      <w:bookmarkEnd w:id="130"/>
      <w:bookmarkEnd w:id="131"/>
    </w:p>
    <w:p w14:paraId="66AE662C" w14:textId="77777777" w:rsidR="00164183" w:rsidRPr="00662D86" w:rsidRDefault="00A8768E" w:rsidP="00AC5F18">
      <w:pPr>
        <w:ind w:right="-1"/>
        <w:jc w:val="left"/>
        <w:rPr>
          <w:lang w:val="en-US"/>
        </w:rPr>
      </w:pPr>
      <w:r w:rsidRPr="00662D86">
        <w:rPr>
          <w:lang w:val="en-US"/>
        </w:rPr>
        <w:t>The expected strain over lifetime due to normal operation is approximately:</w:t>
      </w:r>
    </w:p>
    <w:p w14:paraId="4B9285D1" w14:textId="77777777" w:rsidR="00164183" w:rsidRPr="00662D86" w:rsidRDefault="00164183" w:rsidP="00AC5F18">
      <w:pPr>
        <w:ind w:right="-1"/>
        <w:jc w:val="left"/>
        <w:rPr>
          <w:lang w:val="en-US"/>
        </w:rPr>
      </w:pPr>
    </w:p>
    <w:p w14:paraId="4F2488FA" w14:textId="77777777" w:rsidR="00C4547B" w:rsidRPr="00662D86" w:rsidRDefault="00AB3AE6" w:rsidP="008A6619">
      <w:pPr>
        <w:spacing w:after="120"/>
        <w:ind w:right="0"/>
        <w:jc w:val="left"/>
        <w:rPr>
          <w:lang w:val="en-US"/>
        </w:rPr>
      </w:pPr>
      <w:r w:rsidRPr="00662D86">
        <w:rPr>
          <w:lang w:val="en-US"/>
        </w:rPr>
        <w:t>A</w:t>
      </w:r>
      <w:r w:rsidR="00C4547B" w:rsidRPr="00662D86">
        <w:rPr>
          <w:lang w:val="en-US"/>
        </w:rPr>
        <w:t xml:space="preserve">ngular </w:t>
      </w:r>
      <w:r w:rsidRPr="00662D86">
        <w:rPr>
          <w:lang w:val="en-US"/>
        </w:rPr>
        <w:t>range and speed at s</w:t>
      </w:r>
      <w:r w:rsidR="00C4547B" w:rsidRPr="00662D86">
        <w:rPr>
          <w:lang w:val="en-US"/>
        </w:rPr>
        <w:t>ensor input:</w:t>
      </w:r>
    </w:p>
    <w:p w14:paraId="47A7C7CB" w14:textId="77777777" w:rsidR="006D1C23" w:rsidRPr="00662D86" w:rsidRDefault="00A8768E" w:rsidP="006D1C23">
      <w:pPr>
        <w:tabs>
          <w:tab w:val="left" w:pos="1134"/>
        </w:tabs>
        <w:ind w:right="-1"/>
        <w:jc w:val="left"/>
        <w:rPr>
          <w:lang w:val="en-US"/>
        </w:rPr>
      </w:pPr>
      <w:r w:rsidRPr="00662D86">
        <w:rPr>
          <w:lang w:val="en-US"/>
        </w:rPr>
        <w:t>Wear adjustment</w:t>
      </w:r>
      <w:r w:rsidR="006D1C23" w:rsidRPr="00662D86">
        <w:rPr>
          <w:lang w:val="en-US"/>
        </w:rPr>
        <w:t xml:space="preserve">: </w:t>
      </w:r>
      <w:r w:rsidR="006D1C23" w:rsidRPr="00662D86">
        <w:rPr>
          <w:lang w:val="en-US"/>
        </w:rPr>
        <w:tab/>
        <w:t xml:space="preserve">10 cycles with </w:t>
      </w:r>
      <w:r w:rsidR="00B238D4" w:rsidRPr="00662D86">
        <w:rPr>
          <w:lang w:val="en-US"/>
        </w:rPr>
        <w:t>5000</w:t>
      </w:r>
      <w:r w:rsidR="006D1C23" w:rsidRPr="00662D86">
        <w:rPr>
          <w:lang w:val="en-US"/>
        </w:rPr>
        <w:t xml:space="preserve">°, </w:t>
      </w:r>
      <w:r w:rsidR="003432BD" w:rsidRPr="00662D86">
        <w:rPr>
          <w:lang w:val="en-US"/>
        </w:rPr>
        <w:t>angular speed 150</w:t>
      </w:r>
      <w:r w:rsidR="006D1C23" w:rsidRPr="00662D86">
        <w:rPr>
          <w:lang w:val="en-US"/>
        </w:rPr>
        <w:t>0°/year</w:t>
      </w:r>
    </w:p>
    <w:p w14:paraId="0AA8A2F2" w14:textId="77777777" w:rsidR="006D1C23" w:rsidRPr="00662D86" w:rsidRDefault="003432BD" w:rsidP="006D1C23">
      <w:pPr>
        <w:tabs>
          <w:tab w:val="left" w:pos="1134"/>
        </w:tabs>
        <w:ind w:right="-1"/>
        <w:jc w:val="left"/>
        <w:rPr>
          <w:lang w:val="en-US"/>
        </w:rPr>
      </w:pPr>
      <w:r w:rsidRPr="00662D86">
        <w:rPr>
          <w:lang w:val="en-US"/>
        </w:rPr>
        <w:t xml:space="preserve">Reset: </w:t>
      </w:r>
      <w:r w:rsidRPr="00662D86">
        <w:rPr>
          <w:lang w:val="en-US"/>
        </w:rPr>
        <w:tab/>
      </w:r>
      <w:r w:rsidRPr="00662D86">
        <w:rPr>
          <w:lang w:val="en-US"/>
        </w:rPr>
        <w:tab/>
      </w:r>
      <w:r w:rsidRPr="00662D86">
        <w:rPr>
          <w:lang w:val="en-US"/>
        </w:rPr>
        <w:tab/>
        <w:t>10 cycles with 5000</w:t>
      </w:r>
      <w:r w:rsidR="006D1C23" w:rsidRPr="00662D86">
        <w:rPr>
          <w:lang w:val="en-US"/>
        </w:rPr>
        <w:t xml:space="preserve">°, angular speed </w:t>
      </w:r>
      <w:r w:rsidR="00C4547B" w:rsidRPr="00662D86">
        <w:rPr>
          <w:lang w:val="en-US"/>
        </w:rPr>
        <w:t>360</w:t>
      </w:r>
      <w:r w:rsidR="006D1C23" w:rsidRPr="00662D86">
        <w:rPr>
          <w:lang w:val="en-US"/>
        </w:rPr>
        <w:t>°/</w:t>
      </w:r>
      <w:r w:rsidR="00C4547B" w:rsidRPr="00662D86">
        <w:rPr>
          <w:lang w:val="en-US"/>
        </w:rPr>
        <w:t>s</w:t>
      </w:r>
    </w:p>
    <w:p w14:paraId="027FDC7C" w14:textId="77777777" w:rsidR="00164183" w:rsidRPr="001054B6" w:rsidRDefault="00164183" w:rsidP="00132EE6">
      <w:pPr>
        <w:pStyle w:val="Heading2"/>
        <w:rPr>
          <w:lang w:val="en-US"/>
        </w:rPr>
      </w:pPr>
      <w:bookmarkStart w:id="132" w:name="_Ref370719734"/>
      <w:bookmarkStart w:id="133" w:name="_Ref35348660"/>
      <w:bookmarkStart w:id="134" w:name="_Toc78809089"/>
      <w:r w:rsidRPr="001054B6">
        <w:rPr>
          <w:lang w:val="en-US"/>
        </w:rPr>
        <w:t xml:space="preserve">Gearing </w:t>
      </w:r>
      <w:bookmarkEnd w:id="132"/>
      <w:r w:rsidR="006E5076" w:rsidRPr="001054B6">
        <w:rPr>
          <w:lang w:val="en-US"/>
        </w:rPr>
        <w:t>design</w:t>
      </w:r>
      <w:bookmarkEnd w:id="133"/>
      <w:bookmarkEnd w:id="134"/>
    </w:p>
    <w:p w14:paraId="7E3A27DB" w14:textId="77777777" w:rsidR="009E188E" w:rsidRPr="0051591C" w:rsidRDefault="006E5076" w:rsidP="009E188E">
      <w:pPr>
        <w:tabs>
          <w:tab w:val="left" w:pos="1134"/>
        </w:tabs>
        <w:ind w:right="-1"/>
        <w:jc w:val="left"/>
        <w:rPr>
          <w:lang w:val="en-US"/>
        </w:rPr>
      </w:pPr>
      <w:r w:rsidRPr="0051591C">
        <w:rPr>
          <w:lang w:val="en-US"/>
        </w:rPr>
        <w:t xml:space="preserve">The gearing mechanism integrated in the sensor </w:t>
      </w:r>
      <w:proofErr w:type="gramStart"/>
      <w:r w:rsidRPr="0051591C">
        <w:rPr>
          <w:lang w:val="en-US"/>
        </w:rPr>
        <w:t>has to</w:t>
      </w:r>
      <w:proofErr w:type="gramEnd"/>
      <w:r w:rsidRPr="0051591C">
        <w:rPr>
          <w:lang w:val="en-US"/>
        </w:rPr>
        <w:t xml:space="preserve"> comply with following requirements</w:t>
      </w:r>
      <w:r w:rsidR="007C2C9A" w:rsidRPr="0051591C">
        <w:rPr>
          <w:lang w:val="en-US"/>
        </w:rPr>
        <w:t>:</w:t>
      </w:r>
    </w:p>
    <w:p w14:paraId="18180036" w14:textId="77777777" w:rsidR="009E188E" w:rsidRPr="0051591C" w:rsidRDefault="009E188E" w:rsidP="009E188E">
      <w:pPr>
        <w:tabs>
          <w:tab w:val="left" w:pos="1134"/>
        </w:tabs>
        <w:ind w:right="-1"/>
        <w:jc w:val="left"/>
        <w:rPr>
          <w:lang w:val="en-US"/>
        </w:rPr>
      </w:pPr>
    </w:p>
    <w:p w14:paraId="6BCCE790" w14:textId="2818B6FA" w:rsidR="000D2275" w:rsidRPr="0051591C" w:rsidRDefault="007C2C9A" w:rsidP="009E188E">
      <w:pPr>
        <w:ind w:right="-1"/>
        <w:jc w:val="left"/>
        <w:rPr>
          <w:lang w:val="en-US"/>
        </w:rPr>
      </w:pPr>
      <w:r w:rsidRPr="0051591C">
        <w:rPr>
          <w:lang w:val="en-US"/>
        </w:rPr>
        <w:t xml:space="preserve">The </w:t>
      </w:r>
      <w:r w:rsidR="00256DE9" w:rsidRPr="0051591C">
        <w:rPr>
          <w:lang w:val="en-US"/>
        </w:rPr>
        <w:t>gearing must be suitable to transfer the maximum angle range</w:t>
      </w:r>
      <w:r w:rsidR="00FB6AEA" w:rsidRPr="0051591C">
        <w:rPr>
          <w:lang w:val="en-US"/>
        </w:rPr>
        <w:t xml:space="preserve"> of </w:t>
      </w:r>
      <w:r w:rsidR="001054B6">
        <w:rPr>
          <w:lang w:val="en-US"/>
        </w:rPr>
        <w:t>3150</w:t>
      </w:r>
      <w:r w:rsidR="00FB6AEA" w:rsidRPr="001054B6">
        <w:rPr>
          <w:lang w:val="en-US"/>
        </w:rPr>
        <w:t>°</w:t>
      </w:r>
      <w:r w:rsidR="00FB6AEA" w:rsidRPr="0051591C">
        <w:rPr>
          <w:lang w:val="en-US"/>
        </w:rPr>
        <w:t xml:space="preserve"> at sensor input (see sensor characteristics </w:t>
      </w:r>
      <w:r w:rsidR="003E4F25">
        <w:rPr>
          <w:lang w:val="en-US"/>
        </w:rPr>
        <w:t xml:space="preserve">for the different sensor variants </w:t>
      </w:r>
      <w:r w:rsidR="00FB6AEA" w:rsidRPr="0051591C">
        <w:rPr>
          <w:lang w:val="en-US"/>
        </w:rPr>
        <w:t xml:space="preserve">in chapter </w:t>
      </w:r>
      <w:r w:rsidR="00FB6AEA" w:rsidRPr="0051591C">
        <w:rPr>
          <w:lang w:val="en-US"/>
        </w:rPr>
        <w:fldChar w:fldCharType="begin"/>
      </w:r>
      <w:r w:rsidR="00FB6AEA" w:rsidRPr="0051591C">
        <w:rPr>
          <w:lang w:val="en-US"/>
        </w:rPr>
        <w:instrText xml:space="preserve"> REF _Ref323197066 \r \h </w:instrText>
      </w:r>
      <w:r w:rsidR="00E96730" w:rsidRPr="0051591C">
        <w:rPr>
          <w:lang w:val="en-US"/>
        </w:rPr>
        <w:instrText xml:space="preserve"> \* MERGEFORMAT </w:instrText>
      </w:r>
      <w:r w:rsidR="00FB6AEA" w:rsidRPr="0051591C">
        <w:rPr>
          <w:lang w:val="en-US"/>
        </w:rPr>
      </w:r>
      <w:r w:rsidR="00FB6AEA" w:rsidRPr="0051591C">
        <w:rPr>
          <w:lang w:val="en-US"/>
        </w:rPr>
        <w:fldChar w:fldCharType="separate"/>
      </w:r>
      <w:r w:rsidR="00FF28F7">
        <w:rPr>
          <w:lang w:val="en-US"/>
        </w:rPr>
        <w:t>6.1</w:t>
      </w:r>
      <w:r w:rsidR="00FB6AEA" w:rsidRPr="0051591C">
        <w:rPr>
          <w:lang w:val="en-US"/>
        </w:rPr>
        <w:fldChar w:fldCharType="end"/>
      </w:r>
      <w:r w:rsidR="00FB6AEA" w:rsidRPr="0051591C">
        <w:rPr>
          <w:lang w:val="en-US"/>
        </w:rPr>
        <w:t xml:space="preserve">) </w:t>
      </w:r>
      <w:r w:rsidR="003B55D1" w:rsidRPr="0051591C">
        <w:rPr>
          <w:lang w:val="en-US"/>
        </w:rPr>
        <w:t>in</w:t>
      </w:r>
      <w:r w:rsidR="00FB6AEA" w:rsidRPr="0051591C">
        <w:rPr>
          <w:lang w:val="en-US"/>
        </w:rPr>
        <w:t xml:space="preserve">to an angle range </w:t>
      </w:r>
      <w:r w:rsidR="00E851E2" w:rsidRPr="0051591C">
        <w:rPr>
          <w:lang w:val="en-US"/>
        </w:rPr>
        <w:t xml:space="preserve">that will render it possible </w:t>
      </w:r>
      <w:r w:rsidR="00FB6AEA" w:rsidRPr="0051591C">
        <w:rPr>
          <w:lang w:val="en-US"/>
        </w:rPr>
        <w:t>for the selected sensing mechanism</w:t>
      </w:r>
      <w:r w:rsidR="003B55D1" w:rsidRPr="0051591C">
        <w:rPr>
          <w:lang w:val="en-US"/>
        </w:rPr>
        <w:t xml:space="preserve"> to</w:t>
      </w:r>
      <w:r w:rsidR="00E851E2" w:rsidRPr="0051591C">
        <w:rPr>
          <w:lang w:val="en-US"/>
        </w:rPr>
        <w:t xml:space="preserve"> relate the angular position to exactly one output signal value.</w:t>
      </w:r>
    </w:p>
    <w:p w14:paraId="2EDC7840" w14:textId="77777777" w:rsidR="000D2275" w:rsidRPr="0051591C" w:rsidRDefault="000D2275" w:rsidP="009E188E">
      <w:pPr>
        <w:ind w:right="-1"/>
        <w:jc w:val="left"/>
        <w:rPr>
          <w:lang w:val="en-US"/>
        </w:rPr>
      </w:pPr>
    </w:p>
    <w:p w14:paraId="447A72F8" w14:textId="2378462A" w:rsidR="00E57964" w:rsidRDefault="00FB6AEA" w:rsidP="009E188E">
      <w:pPr>
        <w:ind w:right="-1"/>
        <w:jc w:val="left"/>
        <w:rPr>
          <w:lang w:val="en-US"/>
        </w:rPr>
      </w:pPr>
      <w:r w:rsidRPr="0051591C">
        <w:rPr>
          <w:lang w:val="en-US"/>
        </w:rPr>
        <w:t xml:space="preserve">The design of this gearing mechanism </w:t>
      </w:r>
      <w:r w:rsidR="006E579C" w:rsidRPr="0051591C">
        <w:rPr>
          <w:lang w:val="en-US"/>
        </w:rPr>
        <w:t xml:space="preserve">(gearing type, reduction etc.) </w:t>
      </w:r>
      <w:r w:rsidRPr="0051591C">
        <w:rPr>
          <w:lang w:val="en-US"/>
        </w:rPr>
        <w:t xml:space="preserve">is </w:t>
      </w:r>
      <w:r w:rsidR="006E53D0" w:rsidRPr="0051591C">
        <w:rPr>
          <w:lang w:val="en-US"/>
        </w:rPr>
        <w:t>up to the supplier.</w:t>
      </w:r>
    </w:p>
    <w:p w14:paraId="22F9ED4C" w14:textId="77777777" w:rsidR="00015A6F" w:rsidRDefault="00015A6F" w:rsidP="009E188E">
      <w:pPr>
        <w:ind w:right="-1"/>
        <w:jc w:val="left"/>
        <w:rPr>
          <w:lang w:val="en-US"/>
        </w:rPr>
      </w:pPr>
    </w:p>
    <w:p w14:paraId="5614EF24" w14:textId="77777777" w:rsidR="00015A6F" w:rsidRDefault="00015A6F" w:rsidP="009E188E">
      <w:pPr>
        <w:ind w:right="-1"/>
        <w:jc w:val="left"/>
        <w:rPr>
          <w:lang w:val="en-US"/>
        </w:rPr>
      </w:pPr>
    </w:p>
    <w:p w14:paraId="44CF4F4B" w14:textId="77777777" w:rsidR="00015A6F" w:rsidRDefault="00015A6F" w:rsidP="009E188E">
      <w:pPr>
        <w:ind w:right="-1"/>
        <w:jc w:val="left"/>
        <w:rPr>
          <w:lang w:val="en-US"/>
        </w:rPr>
      </w:pPr>
    </w:p>
    <w:p w14:paraId="46225F9D" w14:textId="77777777" w:rsidR="00015A6F" w:rsidRDefault="00015A6F" w:rsidP="009E188E">
      <w:pPr>
        <w:ind w:right="-1"/>
        <w:jc w:val="left"/>
        <w:rPr>
          <w:lang w:val="en-US"/>
        </w:rPr>
      </w:pPr>
    </w:p>
    <w:p w14:paraId="3FE338BF" w14:textId="77777777" w:rsidR="00015A6F" w:rsidRDefault="00015A6F" w:rsidP="009E188E">
      <w:pPr>
        <w:ind w:right="-1"/>
        <w:jc w:val="left"/>
        <w:rPr>
          <w:lang w:val="en-US"/>
        </w:rPr>
      </w:pPr>
    </w:p>
    <w:p w14:paraId="273424F1" w14:textId="77777777" w:rsidR="00015A6F" w:rsidRDefault="00015A6F" w:rsidP="009E188E">
      <w:pPr>
        <w:ind w:right="-1"/>
        <w:jc w:val="left"/>
        <w:rPr>
          <w:lang w:val="en-US"/>
        </w:rPr>
      </w:pPr>
    </w:p>
    <w:p w14:paraId="02345216" w14:textId="77777777" w:rsidR="00015A6F" w:rsidRPr="0051591C" w:rsidRDefault="00015A6F" w:rsidP="009E188E">
      <w:pPr>
        <w:ind w:right="-1"/>
        <w:jc w:val="left"/>
        <w:rPr>
          <w:lang w:val="en-US"/>
        </w:rPr>
      </w:pPr>
    </w:p>
    <w:p w14:paraId="28995A27" w14:textId="77777777" w:rsidR="00C67634" w:rsidRPr="00D927A3" w:rsidRDefault="00C05080" w:rsidP="006448DB">
      <w:pPr>
        <w:pStyle w:val="Heading2"/>
        <w:rPr>
          <w:lang w:val="en-US"/>
        </w:rPr>
      </w:pPr>
      <w:bookmarkStart w:id="135" w:name="_Ref369869265"/>
      <w:bookmarkStart w:id="136" w:name="_Toc78809090"/>
      <w:r w:rsidRPr="00D927A3">
        <w:rPr>
          <w:lang w:val="en-US"/>
        </w:rPr>
        <w:t>Friction Torque</w:t>
      </w:r>
      <w:bookmarkEnd w:id="135"/>
      <w:bookmarkEnd w:id="136"/>
    </w:p>
    <w:p w14:paraId="1E245DA4" w14:textId="3434BE38" w:rsidR="00C05080" w:rsidRPr="00D927A3" w:rsidRDefault="00C05080" w:rsidP="008A6619">
      <w:pPr>
        <w:spacing w:after="120"/>
        <w:ind w:right="0"/>
        <w:rPr>
          <w:lang w:val="en-US"/>
        </w:rPr>
      </w:pPr>
      <w:r w:rsidRPr="00D927A3">
        <w:rPr>
          <w:lang w:val="en-US"/>
        </w:rPr>
        <w:t xml:space="preserve">The following requirements apply for the friction torque of the </w:t>
      </w:r>
      <w:r w:rsidRPr="001C00DA">
        <w:rPr>
          <w:lang w:val="en-US"/>
        </w:rPr>
        <w:t>sensor</w:t>
      </w:r>
      <w:r w:rsidR="0074626C" w:rsidRPr="001C00DA">
        <w:rPr>
          <w:lang w:val="en-US"/>
        </w:rPr>
        <w:t xml:space="preserve"> </w:t>
      </w:r>
      <w:r w:rsidR="0074626C" w:rsidRPr="00B7675F">
        <w:rPr>
          <w:lang w:val="en-US"/>
        </w:rPr>
        <w:t>drive</w:t>
      </w:r>
      <w:r w:rsidRPr="001C00DA">
        <w:rPr>
          <w:lang w:val="en-US"/>
        </w:rPr>
        <w:t xml:space="preserve">: </w:t>
      </w:r>
    </w:p>
    <w:p w14:paraId="74291D63" w14:textId="001E430E" w:rsidR="00C05080" w:rsidRPr="00D927A3" w:rsidRDefault="00C05080" w:rsidP="00C67634">
      <w:pPr>
        <w:rPr>
          <w:lang w:val="en-US"/>
        </w:rPr>
      </w:pPr>
      <w:r w:rsidRPr="00D927A3">
        <w:rPr>
          <w:lang w:val="en-US"/>
        </w:rPr>
        <w:t>Minimum friction torque:</w:t>
      </w:r>
      <w:r w:rsidRPr="00D927A3">
        <w:rPr>
          <w:lang w:val="en-US"/>
        </w:rPr>
        <w:tab/>
        <w:t xml:space="preserve">5 </w:t>
      </w:r>
      <w:proofErr w:type="spellStart"/>
      <w:r w:rsidRPr="00D927A3">
        <w:rPr>
          <w:lang w:val="en-US"/>
        </w:rPr>
        <w:t>Nmm</w:t>
      </w:r>
      <w:proofErr w:type="spellEnd"/>
      <w:r w:rsidR="00701907">
        <w:rPr>
          <w:lang w:val="en-US"/>
        </w:rPr>
        <w:t xml:space="preserve"> (to prevent </w:t>
      </w:r>
      <w:proofErr w:type="spellStart"/>
      <w:r w:rsidR="00701907">
        <w:rPr>
          <w:lang w:val="en-US"/>
        </w:rPr>
        <w:t>self rotation</w:t>
      </w:r>
      <w:proofErr w:type="spellEnd"/>
      <w:r w:rsidR="00701907">
        <w:rPr>
          <w:lang w:val="en-US"/>
        </w:rPr>
        <w:t>)</w:t>
      </w:r>
    </w:p>
    <w:p w14:paraId="685963BC" w14:textId="4A808C90" w:rsidR="00C05080" w:rsidRPr="00D927A3" w:rsidRDefault="00C05080" w:rsidP="00C67634">
      <w:pPr>
        <w:rPr>
          <w:lang w:val="en-US"/>
        </w:rPr>
      </w:pPr>
      <w:r w:rsidRPr="00D927A3">
        <w:rPr>
          <w:lang w:val="en-US"/>
        </w:rPr>
        <w:t>Maximum friction torque:</w:t>
      </w:r>
      <w:r w:rsidRPr="00D927A3">
        <w:rPr>
          <w:lang w:val="en-US"/>
        </w:rPr>
        <w:tab/>
        <w:t xml:space="preserve">15 </w:t>
      </w:r>
      <w:proofErr w:type="spellStart"/>
      <w:r w:rsidRPr="00D927A3">
        <w:rPr>
          <w:lang w:val="en-US"/>
        </w:rPr>
        <w:t>Nmm</w:t>
      </w:r>
      <w:proofErr w:type="spellEnd"/>
      <w:r w:rsidR="00701907">
        <w:rPr>
          <w:lang w:val="en-US"/>
        </w:rPr>
        <w:t xml:space="preserve"> (</w:t>
      </w:r>
      <w:r w:rsidR="009368E9">
        <w:rPr>
          <w:lang w:val="en-US"/>
        </w:rPr>
        <w:t xml:space="preserve">overload protection for coupling </w:t>
      </w:r>
      <w:proofErr w:type="gramStart"/>
      <w:r w:rsidR="009368E9">
        <w:rPr>
          <w:lang w:val="en-US"/>
        </w:rPr>
        <w:t>device )</w:t>
      </w:r>
      <w:proofErr w:type="gramEnd"/>
    </w:p>
    <w:p w14:paraId="48541E67" w14:textId="77777777" w:rsidR="00C05080" w:rsidRPr="00D927A3" w:rsidRDefault="00C05080" w:rsidP="00C67634">
      <w:pPr>
        <w:rPr>
          <w:lang w:val="en-US"/>
        </w:rPr>
      </w:pPr>
    </w:p>
    <w:p w14:paraId="5E1F3FF7" w14:textId="77777777" w:rsidR="00683E15" w:rsidRDefault="00683E15" w:rsidP="00D927A3">
      <w:pPr>
        <w:ind w:right="-1"/>
        <w:rPr>
          <w:lang w:val="en-US"/>
        </w:rPr>
      </w:pPr>
      <w:r w:rsidRPr="00D927A3">
        <w:rPr>
          <w:lang w:val="en-US"/>
        </w:rPr>
        <w:t xml:space="preserve">The maximum value applies for </w:t>
      </w:r>
      <w:r w:rsidR="00A85BA5" w:rsidRPr="00D927A3">
        <w:rPr>
          <w:lang w:val="en-US"/>
        </w:rPr>
        <w:t>a</w:t>
      </w:r>
      <w:r w:rsidRPr="00D927A3">
        <w:rPr>
          <w:lang w:val="en-US"/>
        </w:rPr>
        <w:t xml:space="preserve"> sensor mounted to the </w:t>
      </w:r>
      <w:r w:rsidR="00E851E2" w:rsidRPr="00D927A3">
        <w:rPr>
          <w:lang w:val="en-US"/>
        </w:rPr>
        <w:t xml:space="preserve">brake </w:t>
      </w:r>
      <w:r w:rsidRPr="00D927A3">
        <w:rPr>
          <w:lang w:val="en-US"/>
        </w:rPr>
        <w:t>system</w:t>
      </w:r>
      <w:r w:rsidR="00A85BA5" w:rsidRPr="00D927A3">
        <w:rPr>
          <w:lang w:val="en-US"/>
        </w:rPr>
        <w:t>, the minimum value for a non-mounted sensor.</w:t>
      </w:r>
    </w:p>
    <w:p w14:paraId="6FE5CBCE" w14:textId="77777777" w:rsidR="00AF3073" w:rsidRPr="00D927A3" w:rsidRDefault="00AF3073" w:rsidP="00D927A3">
      <w:pPr>
        <w:ind w:right="-1"/>
        <w:rPr>
          <w:lang w:val="en-US"/>
        </w:rPr>
      </w:pPr>
      <w:r>
        <w:rPr>
          <w:lang w:val="en-US"/>
        </w:rPr>
        <w:br w:type="page"/>
      </w:r>
    </w:p>
    <w:p w14:paraId="5DC89F4F" w14:textId="77777777" w:rsidR="004E4B43" w:rsidRPr="00994C85" w:rsidRDefault="004E4B43" w:rsidP="004B2764">
      <w:pPr>
        <w:pStyle w:val="Heading1"/>
        <w:ind w:right="-1"/>
        <w:rPr>
          <w:rStyle w:val="NormalIndentChar"/>
          <w:b w:val="0"/>
          <w:lang w:val="en-US"/>
        </w:rPr>
      </w:pPr>
      <w:bookmarkStart w:id="137" w:name="_Toc78809091"/>
      <w:r w:rsidRPr="00994C85">
        <w:rPr>
          <w:lang w:val="en-US"/>
        </w:rPr>
        <w:t xml:space="preserve">Electrical </w:t>
      </w:r>
      <w:bookmarkEnd w:id="101"/>
      <w:bookmarkEnd w:id="102"/>
      <w:r w:rsidR="00CE1A13" w:rsidRPr="00994C85">
        <w:rPr>
          <w:lang w:val="en-US"/>
        </w:rPr>
        <w:t>p</w:t>
      </w:r>
      <w:r w:rsidR="00FB24D2" w:rsidRPr="00994C85">
        <w:rPr>
          <w:lang w:val="en-US"/>
        </w:rPr>
        <w:t>roperties</w:t>
      </w:r>
      <w:bookmarkEnd w:id="137"/>
    </w:p>
    <w:p w14:paraId="7494951A" w14:textId="77777777" w:rsidR="00FB24D2" w:rsidRPr="007E39F2" w:rsidRDefault="00FB24D2" w:rsidP="00132EE6">
      <w:pPr>
        <w:pStyle w:val="Heading2"/>
        <w:rPr>
          <w:lang w:val="en-US"/>
        </w:rPr>
      </w:pPr>
      <w:bookmarkStart w:id="138" w:name="_Ref370305035"/>
      <w:bookmarkStart w:id="139" w:name="_Toc78809092"/>
      <w:bookmarkStart w:id="140" w:name="_Toc259122736"/>
      <w:bookmarkStart w:id="141" w:name="_Toc269214608"/>
      <w:r w:rsidRPr="007E39F2">
        <w:rPr>
          <w:lang w:val="en-US"/>
        </w:rPr>
        <w:t>Electrical interface</w:t>
      </w:r>
      <w:bookmarkEnd w:id="138"/>
      <w:bookmarkEnd w:id="139"/>
    </w:p>
    <w:p w14:paraId="03290CDF" w14:textId="7197752C" w:rsidR="007E39F2" w:rsidRPr="007E39F2" w:rsidRDefault="00FB24D2" w:rsidP="007E39F2">
      <w:pPr>
        <w:ind w:right="-1"/>
        <w:jc w:val="left"/>
        <w:rPr>
          <w:lang w:val="en-US"/>
        </w:rPr>
      </w:pPr>
      <w:r w:rsidRPr="007E39F2">
        <w:rPr>
          <w:lang w:val="en-US"/>
        </w:rPr>
        <w:t xml:space="preserve">The lining wear sensor will be connected </w:t>
      </w:r>
      <w:r w:rsidR="008D1C19" w:rsidRPr="007E39F2">
        <w:rPr>
          <w:lang w:val="en-US"/>
        </w:rPr>
        <w:t xml:space="preserve">directly to the vehicles wiring harness via a </w:t>
      </w:r>
      <w:r w:rsidR="00EA68A5" w:rsidRPr="007E39F2">
        <w:rPr>
          <w:lang w:val="en-US"/>
        </w:rPr>
        <w:t xml:space="preserve">3-pole </w:t>
      </w:r>
      <w:r w:rsidR="008D1C19" w:rsidRPr="007E39F2">
        <w:rPr>
          <w:lang w:val="en-US"/>
        </w:rPr>
        <w:t>connector</w:t>
      </w:r>
      <w:r w:rsidR="007E39F2" w:rsidRPr="007E39F2">
        <w:rPr>
          <w:lang w:val="en-US"/>
        </w:rPr>
        <w:t>.</w:t>
      </w:r>
      <w:r w:rsidR="008D1C19" w:rsidRPr="007E39F2">
        <w:rPr>
          <w:lang w:val="en-US"/>
        </w:rPr>
        <w:t xml:space="preserve"> </w:t>
      </w:r>
      <w:r w:rsidR="007E39F2" w:rsidRPr="007E39F2">
        <w:rPr>
          <w:lang w:val="en-US"/>
        </w:rPr>
        <w:t xml:space="preserve">The interfaces (pin dimensions etc.) are described and dimensioned in detail in the corresponding drawings of the respective sensor variants (see chapter </w:t>
      </w:r>
      <w:r w:rsidR="007E39F2" w:rsidRPr="007E39F2">
        <w:rPr>
          <w:lang w:val="en-US"/>
        </w:rPr>
        <w:fldChar w:fldCharType="begin"/>
      </w:r>
      <w:r w:rsidR="007E39F2" w:rsidRPr="007E39F2">
        <w:rPr>
          <w:lang w:val="en-US"/>
        </w:rPr>
        <w:instrText xml:space="preserve"> REF _Ref370377396 \r \h  \* MERGEFORMAT </w:instrText>
      </w:r>
      <w:r w:rsidR="007E39F2" w:rsidRPr="007E39F2">
        <w:rPr>
          <w:lang w:val="en-US"/>
        </w:rPr>
      </w:r>
      <w:r w:rsidR="007E39F2" w:rsidRPr="007E39F2">
        <w:rPr>
          <w:lang w:val="en-US"/>
        </w:rPr>
        <w:fldChar w:fldCharType="separate"/>
      </w:r>
      <w:r w:rsidR="00FF28F7">
        <w:rPr>
          <w:lang w:val="en-US"/>
        </w:rPr>
        <w:t>2.3</w:t>
      </w:r>
      <w:r w:rsidR="007E39F2" w:rsidRPr="007E39F2">
        <w:rPr>
          <w:lang w:val="en-US"/>
        </w:rPr>
        <w:fldChar w:fldCharType="end"/>
      </w:r>
      <w:r w:rsidR="00E02B1F">
        <w:rPr>
          <w:lang w:val="en-US"/>
        </w:rPr>
        <w:t>3</w:t>
      </w:r>
      <w:r w:rsidR="007E39F2" w:rsidRPr="007E39F2">
        <w:rPr>
          <w:lang w:val="en-US"/>
        </w:rPr>
        <w:t xml:space="preserve"> for the allocation of the Knorr-</w:t>
      </w:r>
      <w:proofErr w:type="spellStart"/>
      <w:r w:rsidR="007E39F2" w:rsidRPr="007E39F2">
        <w:rPr>
          <w:lang w:val="en-US"/>
        </w:rPr>
        <w:t>Bremse</w:t>
      </w:r>
      <w:proofErr w:type="spellEnd"/>
      <w:r w:rsidR="007E39F2" w:rsidRPr="007E39F2">
        <w:rPr>
          <w:lang w:val="en-US"/>
        </w:rPr>
        <w:t xml:space="preserve"> documents).</w:t>
      </w:r>
    </w:p>
    <w:p w14:paraId="58DF7564" w14:textId="77777777" w:rsidR="00B35540" w:rsidRPr="0073023F" w:rsidRDefault="00B35540" w:rsidP="00132EE6">
      <w:pPr>
        <w:pStyle w:val="Heading2"/>
        <w:rPr>
          <w:color w:val="000000"/>
          <w:lang w:val="en-US"/>
        </w:rPr>
      </w:pPr>
      <w:bookmarkStart w:id="142" w:name="_Ref323197019"/>
      <w:bookmarkStart w:id="143" w:name="_Toc78809093"/>
      <w:r w:rsidRPr="0073023F">
        <w:rPr>
          <w:color w:val="000000"/>
          <w:lang w:val="en-US"/>
        </w:rPr>
        <w:t>Pin assignment</w:t>
      </w:r>
      <w:bookmarkEnd w:id="142"/>
      <w:bookmarkEnd w:id="143"/>
    </w:p>
    <w:p w14:paraId="0FA767E2" w14:textId="73B84526" w:rsidR="004756F6" w:rsidRDefault="00A92C19" w:rsidP="004756F6">
      <w:pPr>
        <w:ind w:right="-1"/>
        <w:jc w:val="left"/>
        <w:rPr>
          <w:rFonts w:cs="Times New Roman"/>
          <w:lang w:val="en-US"/>
        </w:rPr>
      </w:pPr>
      <w:r w:rsidRPr="0084699C">
        <w:rPr>
          <w:lang w:val="en-US"/>
        </w:rPr>
        <w:t>All</w:t>
      </w:r>
      <w:r w:rsidR="00FF7577" w:rsidRPr="0084699C">
        <w:rPr>
          <w:lang w:val="en-US"/>
        </w:rPr>
        <w:t xml:space="preserve"> continuous sensor </w:t>
      </w:r>
      <w:r w:rsidRPr="0084699C">
        <w:rPr>
          <w:lang w:val="en-US"/>
        </w:rPr>
        <w:t>variants must have three</w:t>
      </w:r>
      <w:r w:rsidR="004756F6" w:rsidRPr="0084699C">
        <w:rPr>
          <w:lang w:val="en-US"/>
        </w:rPr>
        <w:t xml:space="preserve"> electrical</w:t>
      </w:r>
      <w:r w:rsidRPr="0084699C">
        <w:rPr>
          <w:lang w:val="en-US"/>
        </w:rPr>
        <w:t xml:space="preserve"> connector pins. However, two different </w:t>
      </w:r>
      <w:r w:rsidR="004756F6" w:rsidRPr="0084699C">
        <w:rPr>
          <w:lang w:val="en-US"/>
        </w:rPr>
        <w:t>alternatives for pin definition must be realized.</w:t>
      </w:r>
      <w:r w:rsidR="00886C6A" w:rsidRPr="0084699C">
        <w:rPr>
          <w:lang w:val="en-US"/>
        </w:rPr>
        <w:t xml:space="preserve"> The two black/white sensor variants </w:t>
      </w:r>
      <w:r w:rsidR="009141E8" w:rsidRPr="0084699C">
        <w:rPr>
          <w:lang w:val="en-US"/>
        </w:rPr>
        <w:t xml:space="preserve">also </w:t>
      </w:r>
      <w:r w:rsidR="00886C6A" w:rsidRPr="0084699C">
        <w:rPr>
          <w:lang w:val="en-US"/>
        </w:rPr>
        <w:t>have t</w:t>
      </w:r>
      <w:r w:rsidR="009141E8" w:rsidRPr="0084699C">
        <w:rPr>
          <w:lang w:val="en-US"/>
        </w:rPr>
        <w:t>hree</w:t>
      </w:r>
      <w:r w:rsidR="00886C6A" w:rsidRPr="0084699C">
        <w:rPr>
          <w:lang w:val="en-US"/>
        </w:rPr>
        <w:t xml:space="preserve"> electrical connector pins</w:t>
      </w:r>
      <w:r w:rsidR="009141E8" w:rsidRPr="0084699C">
        <w:rPr>
          <w:lang w:val="en-US"/>
        </w:rPr>
        <w:t xml:space="preserve"> but only two of them are assigned. For the black/white sensors only one alternative for pin definition exists</w:t>
      </w:r>
      <w:r w:rsidR="004756F6" w:rsidRPr="0084699C">
        <w:rPr>
          <w:lang w:val="en-US"/>
        </w:rPr>
        <w:t xml:space="preserve"> </w:t>
      </w:r>
      <w:r w:rsidR="004756F6" w:rsidRPr="0084699C">
        <w:rPr>
          <w:rFonts w:cs="Times New Roman"/>
          <w:lang w:val="en-US"/>
        </w:rPr>
        <w:t xml:space="preserve">(See chapters </w:t>
      </w:r>
      <w:r w:rsidR="00FB53F4" w:rsidRPr="0084699C">
        <w:rPr>
          <w:rFonts w:cs="Times New Roman"/>
          <w:lang w:val="en-US"/>
        </w:rPr>
        <w:fldChar w:fldCharType="begin"/>
      </w:r>
      <w:r w:rsidR="00FB53F4" w:rsidRPr="0084699C">
        <w:rPr>
          <w:rFonts w:cs="Times New Roman"/>
          <w:lang w:val="en-US"/>
        </w:rPr>
        <w:instrText xml:space="preserve"> REF _Ref370377496 \r \h </w:instrText>
      </w:r>
      <w:r w:rsidR="008C18EE" w:rsidRPr="0084699C">
        <w:rPr>
          <w:rFonts w:cs="Times New Roman"/>
          <w:lang w:val="en-US"/>
        </w:rPr>
        <w:instrText xml:space="preserve"> \* MERGEFORMAT </w:instrText>
      </w:r>
      <w:r w:rsidR="00FB53F4" w:rsidRPr="0084699C">
        <w:rPr>
          <w:rFonts w:cs="Times New Roman"/>
          <w:lang w:val="en-US"/>
        </w:rPr>
      </w:r>
      <w:r w:rsidR="00FB53F4" w:rsidRPr="0084699C">
        <w:rPr>
          <w:rFonts w:cs="Times New Roman"/>
          <w:lang w:val="en-US"/>
        </w:rPr>
        <w:fldChar w:fldCharType="separate"/>
      </w:r>
      <w:r w:rsidR="00FF28F7">
        <w:rPr>
          <w:rFonts w:cs="Times New Roman"/>
          <w:lang w:val="en-US"/>
        </w:rPr>
        <w:t>2.3</w:t>
      </w:r>
      <w:r w:rsidR="00FB53F4" w:rsidRPr="0084699C">
        <w:rPr>
          <w:rFonts w:cs="Times New Roman"/>
          <w:lang w:val="en-US"/>
        </w:rPr>
        <w:fldChar w:fldCharType="end"/>
      </w:r>
      <w:r w:rsidR="007906A8">
        <w:rPr>
          <w:rFonts w:cs="Times New Roman"/>
          <w:lang w:val="en-US"/>
        </w:rPr>
        <w:t>3</w:t>
      </w:r>
      <w:r w:rsidR="00FB53F4" w:rsidRPr="0084699C">
        <w:rPr>
          <w:rFonts w:cs="Times New Roman"/>
          <w:lang w:val="en-US"/>
        </w:rPr>
        <w:t xml:space="preserve"> </w:t>
      </w:r>
      <w:r w:rsidR="004756F6" w:rsidRPr="0084699C">
        <w:rPr>
          <w:rFonts w:cs="Times New Roman"/>
          <w:lang w:val="en-US"/>
        </w:rPr>
        <w:t xml:space="preserve">and </w:t>
      </w:r>
      <w:r w:rsidR="004756F6" w:rsidRPr="0084699C">
        <w:rPr>
          <w:rFonts w:cs="Times New Roman"/>
          <w:lang w:val="en-US"/>
        </w:rPr>
        <w:fldChar w:fldCharType="begin"/>
      </w:r>
      <w:r w:rsidR="004756F6" w:rsidRPr="0084699C">
        <w:rPr>
          <w:rFonts w:cs="Times New Roman"/>
          <w:lang w:val="en-US"/>
        </w:rPr>
        <w:instrText xml:space="preserve"> REF _Ref370305035 \r \h </w:instrText>
      </w:r>
      <w:r w:rsidR="001B3F6A" w:rsidRPr="0084699C">
        <w:rPr>
          <w:rFonts w:cs="Times New Roman"/>
          <w:lang w:val="en-US"/>
        </w:rPr>
        <w:instrText xml:space="preserve"> \* MERGEFORMAT </w:instrText>
      </w:r>
      <w:r w:rsidR="004756F6" w:rsidRPr="0084699C">
        <w:rPr>
          <w:rFonts w:cs="Times New Roman"/>
          <w:lang w:val="en-US"/>
        </w:rPr>
      </w:r>
      <w:r w:rsidR="004756F6" w:rsidRPr="0084699C">
        <w:rPr>
          <w:rFonts w:cs="Times New Roman"/>
          <w:lang w:val="en-US"/>
        </w:rPr>
        <w:fldChar w:fldCharType="separate"/>
      </w:r>
      <w:r w:rsidR="00FF28F7">
        <w:rPr>
          <w:rFonts w:cs="Times New Roman"/>
          <w:lang w:val="en-US"/>
        </w:rPr>
        <w:t>5.1</w:t>
      </w:r>
      <w:r w:rsidR="004756F6" w:rsidRPr="0084699C">
        <w:rPr>
          <w:rFonts w:cs="Times New Roman"/>
          <w:lang w:val="en-US"/>
        </w:rPr>
        <w:fldChar w:fldCharType="end"/>
      </w:r>
      <w:r w:rsidR="004756F6" w:rsidRPr="0084699C">
        <w:rPr>
          <w:rFonts w:cs="Times New Roman"/>
          <w:lang w:val="en-US"/>
        </w:rPr>
        <w:t>)</w:t>
      </w:r>
      <w:r w:rsidR="009141E8" w:rsidRPr="0084699C">
        <w:rPr>
          <w:rFonts w:cs="Times New Roman"/>
          <w:lang w:val="en-US"/>
        </w:rPr>
        <w:t>.</w:t>
      </w:r>
    </w:p>
    <w:p w14:paraId="2448F875" w14:textId="77777777" w:rsidR="00FF7577" w:rsidRPr="0073023F" w:rsidRDefault="004756F6" w:rsidP="00132EE6">
      <w:pPr>
        <w:pStyle w:val="Heading2"/>
        <w:rPr>
          <w:color w:val="000000"/>
          <w:lang w:val="en-US"/>
        </w:rPr>
      </w:pPr>
      <w:bookmarkStart w:id="144" w:name="_Ref35431632"/>
      <w:bookmarkStart w:id="145" w:name="_Toc78809094"/>
      <w:r w:rsidRPr="0073023F">
        <w:rPr>
          <w:color w:val="000000"/>
          <w:lang w:val="en-US"/>
        </w:rPr>
        <w:t>Pin coating</w:t>
      </w:r>
      <w:bookmarkEnd w:id="144"/>
      <w:bookmarkEnd w:id="145"/>
    </w:p>
    <w:p w14:paraId="1E70728E" w14:textId="77777777" w:rsidR="00E32CB1" w:rsidRDefault="009141E8" w:rsidP="005D6490">
      <w:pPr>
        <w:ind w:right="-1"/>
        <w:jc w:val="left"/>
        <w:rPr>
          <w:rFonts w:cs="Times New Roman"/>
          <w:lang w:val="en-US"/>
        </w:rPr>
      </w:pPr>
      <w:r w:rsidRPr="0084699C">
        <w:rPr>
          <w:lang w:val="en-US"/>
        </w:rPr>
        <w:t>Two different pin coating materials must be</w:t>
      </w:r>
      <w:r w:rsidR="005D6490" w:rsidRPr="0084699C">
        <w:rPr>
          <w:lang w:val="en-US"/>
        </w:rPr>
        <w:t xml:space="preserve"> realized. Some sensor variants require silver coating, other gold coating</w:t>
      </w:r>
      <w:r w:rsidR="003E4F25">
        <w:rPr>
          <w:lang w:val="en-US"/>
        </w:rPr>
        <w:t>.</w:t>
      </w:r>
    </w:p>
    <w:p w14:paraId="5AE76117" w14:textId="1958D019" w:rsidR="003E4F25" w:rsidRDefault="003E4F25" w:rsidP="005D6490">
      <w:pPr>
        <w:ind w:right="-1"/>
        <w:jc w:val="left"/>
        <w:rPr>
          <w:rFonts w:cs="Times New Roman"/>
          <w:lang w:val="en-US"/>
        </w:rPr>
      </w:pPr>
      <w:r>
        <w:rPr>
          <w:rFonts w:cs="Times New Roman"/>
          <w:lang w:val="en-US"/>
        </w:rPr>
        <w:t xml:space="preserve">Pin coating for each sensor variant is described on the respective drawing </w:t>
      </w:r>
      <w:r w:rsidRPr="0084699C">
        <w:rPr>
          <w:rFonts w:cs="Times New Roman"/>
          <w:lang w:val="en-US"/>
        </w:rPr>
        <w:t xml:space="preserve">(See chapters </w:t>
      </w:r>
      <w:r w:rsidR="00E02B1F">
        <w:rPr>
          <w:rFonts w:cs="Times New Roman"/>
          <w:lang w:val="en-US"/>
        </w:rPr>
        <w:t>2.3</w:t>
      </w:r>
      <w:r w:rsidR="007E39F2">
        <w:rPr>
          <w:rFonts w:cs="Times New Roman"/>
          <w:lang w:val="en-US"/>
        </w:rPr>
        <w:t xml:space="preserve"> and </w:t>
      </w:r>
      <w:r w:rsidR="007E39F2">
        <w:rPr>
          <w:rFonts w:cs="Times New Roman"/>
          <w:lang w:val="en-US"/>
        </w:rPr>
        <w:fldChar w:fldCharType="begin"/>
      </w:r>
      <w:r w:rsidR="007E39F2">
        <w:rPr>
          <w:rFonts w:cs="Times New Roman"/>
          <w:lang w:val="en-US"/>
        </w:rPr>
        <w:instrText xml:space="preserve"> REF _Ref370305035 \r \h </w:instrText>
      </w:r>
      <w:r w:rsidR="007E39F2">
        <w:rPr>
          <w:rFonts w:cs="Times New Roman"/>
          <w:lang w:val="en-US"/>
        </w:rPr>
      </w:r>
      <w:r w:rsidR="007E39F2">
        <w:rPr>
          <w:rFonts w:cs="Times New Roman"/>
          <w:lang w:val="en-US"/>
        </w:rPr>
        <w:fldChar w:fldCharType="separate"/>
      </w:r>
      <w:r w:rsidR="00FF28F7">
        <w:rPr>
          <w:rFonts w:cs="Times New Roman"/>
          <w:lang w:val="en-US"/>
        </w:rPr>
        <w:t>5.1</w:t>
      </w:r>
      <w:r w:rsidR="007E39F2">
        <w:rPr>
          <w:rFonts w:cs="Times New Roman"/>
          <w:lang w:val="en-US"/>
        </w:rPr>
        <w:fldChar w:fldCharType="end"/>
      </w:r>
      <w:r w:rsidRPr="0084699C">
        <w:rPr>
          <w:rFonts w:cs="Times New Roman"/>
          <w:lang w:val="en-US"/>
        </w:rPr>
        <w:t>)</w:t>
      </w:r>
      <w:r>
        <w:rPr>
          <w:rFonts w:cs="Times New Roman"/>
          <w:lang w:val="en-US"/>
        </w:rPr>
        <w:t>.</w:t>
      </w:r>
    </w:p>
    <w:p w14:paraId="79848F56" w14:textId="77777777" w:rsidR="00151CE5" w:rsidRPr="0084699C" w:rsidRDefault="003E4F25" w:rsidP="00132EE6">
      <w:pPr>
        <w:pStyle w:val="Heading2"/>
        <w:rPr>
          <w:lang w:val="en-US"/>
        </w:rPr>
      </w:pPr>
      <w:bookmarkStart w:id="146" w:name="_Toc78809095"/>
      <w:r>
        <w:rPr>
          <w:lang w:val="en-US"/>
        </w:rPr>
        <w:t>E</w:t>
      </w:r>
      <w:r w:rsidR="00293CAB" w:rsidRPr="0084699C">
        <w:rPr>
          <w:lang w:val="en-US"/>
        </w:rPr>
        <w:t>lectrical parameter</w:t>
      </w:r>
      <w:bookmarkEnd w:id="140"/>
      <w:bookmarkEnd w:id="141"/>
      <w:bookmarkEnd w:id="146"/>
    </w:p>
    <w:p w14:paraId="6D7BCA3B" w14:textId="77777777" w:rsidR="00293CAB" w:rsidRPr="0084699C" w:rsidRDefault="00293CAB" w:rsidP="008A6619">
      <w:pPr>
        <w:spacing w:after="120"/>
        <w:jc w:val="left"/>
        <w:rPr>
          <w:lang w:val="en-US"/>
        </w:rPr>
      </w:pPr>
      <w:r w:rsidRPr="0084699C">
        <w:rPr>
          <w:u w:val="single"/>
          <w:lang w:val="en-US"/>
        </w:rPr>
        <w:t>a) Continuous sensor</w:t>
      </w:r>
      <w:r w:rsidRPr="0084699C">
        <w:rPr>
          <w:lang w:val="en-US"/>
        </w:rPr>
        <w:t>:</w:t>
      </w:r>
    </w:p>
    <w:p w14:paraId="410A1A2B" w14:textId="77777777" w:rsidR="00151CE5" w:rsidRPr="0084699C" w:rsidRDefault="008E5D6D" w:rsidP="00C22402">
      <w:pPr>
        <w:ind w:right="-1"/>
        <w:jc w:val="left"/>
        <w:rPr>
          <w:lang w:val="en-US"/>
        </w:rPr>
      </w:pPr>
      <w:r w:rsidRPr="0084699C">
        <w:rPr>
          <w:lang w:val="en-US"/>
        </w:rPr>
        <w:t>S</w:t>
      </w:r>
      <w:r w:rsidR="00151CE5" w:rsidRPr="0084699C">
        <w:rPr>
          <w:lang w:val="en-US"/>
        </w:rPr>
        <w:t>upply voltage:</w:t>
      </w:r>
      <w:r w:rsidR="00151CE5" w:rsidRPr="0084699C">
        <w:rPr>
          <w:lang w:val="en-US"/>
        </w:rPr>
        <w:tab/>
      </w:r>
      <w:r w:rsidR="00293CAB" w:rsidRPr="0084699C">
        <w:rPr>
          <w:lang w:val="en-US"/>
        </w:rPr>
        <w:tab/>
      </w:r>
      <w:r w:rsidR="00293CAB" w:rsidRPr="0084699C">
        <w:rPr>
          <w:lang w:val="en-US"/>
        </w:rPr>
        <w:tab/>
      </w:r>
      <w:r w:rsidR="00151CE5" w:rsidRPr="0084699C">
        <w:rPr>
          <w:lang w:val="en-US"/>
        </w:rPr>
        <w:t>5</w:t>
      </w:r>
      <w:r w:rsidR="00C22402" w:rsidRPr="0084699C">
        <w:rPr>
          <w:lang w:val="en-US"/>
        </w:rPr>
        <w:t xml:space="preserve"> </w:t>
      </w:r>
      <w:r w:rsidR="00151CE5" w:rsidRPr="0084699C">
        <w:rPr>
          <w:lang w:val="en-US"/>
        </w:rPr>
        <w:t xml:space="preserve">V ± </w:t>
      </w:r>
      <w:r w:rsidR="00670FCF" w:rsidRPr="00B7675F">
        <w:rPr>
          <w:lang w:val="en-US"/>
        </w:rPr>
        <w:t>5</w:t>
      </w:r>
      <w:r w:rsidR="00151CE5" w:rsidRPr="00B7675F">
        <w:rPr>
          <w:lang w:val="en-US"/>
        </w:rPr>
        <w:t>%</w:t>
      </w:r>
    </w:p>
    <w:p w14:paraId="3B9AAA47" w14:textId="77777777" w:rsidR="008E5D6D" w:rsidRPr="0084699C" w:rsidRDefault="008E5D6D" w:rsidP="00FF2CC8">
      <w:pPr>
        <w:tabs>
          <w:tab w:val="right" w:pos="7938"/>
        </w:tabs>
        <w:spacing w:after="60"/>
        <w:ind w:right="0"/>
        <w:jc w:val="left"/>
        <w:rPr>
          <w:lang w:val="en-US"/>
        </w:rPr>
      </w:pPr>
      <w:r w:rsidRPr="0084699C">
        <w:rPr>
          <w:lang w:val="en-US"/>
        </w:rPr>
        <w:t>(S</w:t>
      </w:r>
      <w:r w:rsidR="004402AF" w:rsidRPr="0084699C">
        <w:rPr>
          <w:lang w:val="en-US"/>
        </w:rPr>
        <w:t xml:space="preserve">tabilized supply voltage from the </w:t>
      </w:r>
      <w:r w:rsidRPr="0084699C">
        <w:rPr>
          <w:lang w:val="en-US"/>
        </w:rPr>
        <w:t>control unit that evaluates the sensor signal)</w:t>
      </w:r>
    </w:p>
    <w:p w14:paraId="37834AA6" w14:textId="77777777" w:rsidR="008E5D6D" w:rsidRPr="0084699C" w:rsidRDefault="00293CAB" w:rsidP="00FF2CC8">
      <w:pPr>
        <w:spacing w:after="60"/>
        <w:jc w:val="left"/>
        <w:rPr>
          <w:lang w:val="en-US"/>
        </w:rPr>
      </w:pPr>
      <w:r w:rsidRPr="0084699C">
        <w:rPr>
          <w:lang w:val="en-US"/>
        </w:rPr>
        <w:t>Current consumption</w:t>
      </w:r>
      <w:r w:rsidR="00C22402" w:rsidRPr="0084699C">
        <w:rPr>
          <w:lang w:val="en-US"/>
        </w:rPr>
        <w:t>:</w:t>
      </w:r>
      <w:r w:rsidR="00C22402" w:rsidRPr="0084699C">
        <w:rPr>
          <w:lang w:val="en-US"/>
        </w:rPr>
        <w:tab/>
      </w:r>
      <w:r w:rsidR="00C22402" w:rsidRPr="0084699C">
        <w:rPr>
          <w:lang w:val="en-US"/>
        </w:rPr>
        <w:tab/>
      </w:r>
      <w:r w:rsidR="00C22402" w:rsidRPr="00B7675F">
        <w:rPr>
          <w:lang w:val="en-US"/>
        </w:rPr>
        <w:t>1</w:t>
      </w:r>
      <w:r w:rsidR="00670FCF" w:rsidRPr="00B7675F">
        <w:rPr>
          <w:lang w:val="en-US"/>
        </w:rPr>
        <w:t>5</w:t>
      </w:r>
      <w:r w:rsidR="00C22402" w:rsidRPr="00B7675F">
        <w:rPr>
          <w:lang w:val="en-US"/>
        </w:rPr>
        <w:t xml:space="preserve"> mA </w:t>
      </w:r>
      <w:r w:rsidRPr="00B7675F">
        <w:rPr>
          <w:lang w:val="en-US"/>
        </w:rPr>
        <w:t>max.</w:t>
      </w:r>
    </w:p>
    <w:p w14:paraId="42D38883" w14:textId="6BD95548" w:rsidR="008E5D6D" w:rsidRPr="0084699C" w:rsidRDefault="008E5D6D" w:rsidP="00C22402">
      <w:pPr>
        <w:ind w:right="-1"/>
        <w:jc w:val="left"/>
        <w:rPr>
          <w:lang w:val="en-US"/>
        </w:rPr>
      </w:pPr>
      <w:r w:rsidRPr="0084699C">
        <w:rPr>
          <w:lang w:val="en-US"/>
        </w:rPr>
        <w:t>Output voltage:</w:t>
      </w:r>
      <w:r w:rsidRPr="0084699C">
        <w:rPr>
          <w:lang w:val="en-US"/>
        </w:rPr>
        <w:tab/>
      </w:r>
      <w:r w:rsidRPr="0084699C">
        <w:rPr>
          <w:lang w:val="en-US"/>
        </w:rPr>
        <w:tab/>
      </w:r>
      <w:r w:rsidR="00C22402" w:rsidRPr="0084699C">
        <w:rPr>
          <w:lang w:val="en-US"/>
        </w:rPr>
        <w:tab/>
      </w:r>
      <w:r w:rsidR="00AC09B3" w:rsidRPr="0084699C">
        <w:rPr>
          <w:lang w:val="en-US"/>
        </w:rPr>
        <w:t>0.5</w:t>
      </w:r>
      <w:r w:rsidRPr="0084699C">
        <w:rPr>
          <w:lang w:val="en-US"/>
        </w:rPr>
        <w:t>...</w:t>
      </w:r>
      <w:r w:rsidR="00AC09B3" w:rsidRPr="0084699C">
        <w:rPr>
          <w:lang w:val="en-US"/>
        </w:rPr>
        <w:t>4</w:t>
      </w:r>
      <w:r w:rsidR="00C22402" w:rsidRPr="0084699C">
        <w:rPr>
          <w:lang w:val="en-US"/>
        </w:rPr>
        <w:t>.</w:t>
      </w:r>
      <w:r w:rsidRPr="0084699C">
        <w:rPr>
          <w:lang w:val="en-US"/>
        </w:rPr>
        <w:t>5 V</w:t>
      </w:r>
      <w:r w:rsidR="00C22402" w:rsidRPr="0084699C">
        <w:rPr>
          <w:lang w:val="en-US"/>
        </w:rPr>
        <w:t xml:space="preserve"> (see sensor characteristics</w:t>
      </w:r>
      <w:r w:rsidR="005F5DB6" w:rsidRPr="0084699C">
        <w:rPr>
          <w:lang w:val="en-US"/>
        </w:rPr>
        <w:t>,</w:t>
      </w:r>
      <w:r w:rsidR="00C22402" w:rsidRPr="0084699C">
        <w:rPr>
          <w:lang w:val="en-US"/>
        </w:rPr>
        <w:t xml:space="preserve"> chapter </w:t>
      </w:r>
      <w:r w:rsidR="002F04FB" w:rsidRPr="0084699C">
        <w:rPr>
          <w:lang w:val="en-US"/>
        </w:rPr>
        <w:fldChar w:fldCharType="begin"/>
      </w:r>
      <w:r w:rsidR="002F04FB" w:rsidRPr="0084699C">
        <w:rPr>
          <w:lang w:val="en-US"/>
        </w:rPr>
        <w:instrText xml:space="preserve"> REF _Ref323197407 \r \h  \* MERGEFORMAT </w:instrText>
      </w:r>
      <w:r w:rsidR="002F04FB" w:rsidRPr="0084699C">
        <w:rPr>
          <w:lang w:val="en-US"/>
        </w:rPr>
      </w:r>
      <w:r w:rsidR="002F04FB" w:rsidRPr="0084699C">
        <w:rPr>
          <w:lang w:val="en-US"/>
        </w:rPr>
        <w:fldChar w:fldCharType="separate"/>
      </w:r>
      <w:r w:rsidR="00FF28F7">
        <w:rPr>
          <w:lang w:val="en-US"/>
        </w:rPr>
        <w:t>6.1</w:t>
      </w:r>
      <w:r w:rsidR="002F04FB" w:rsidRPr="0084699C">
        <w:rPr>
          <w:lang w:val="en-US"/>
        </w:rPr>
        <w:fldChar w:fldCharType="end"/>
      </w:r>
      <w:r w:rsidR="00C22402" w:rsidRPr="0084699C">
        <w:rPr>
          <w:lang w:val="en-US"/>
        </w:rPr>
        <w:t>)</w:t>
      </w:r>
    </w:p>
    <w:p w14:paraId="4828EAFF" w14:textId="77777777" w:rsidR="00D65879" w:rsidRPr="0084699C" w:rsidRDefault="00D65879" w:rsidP="00D65879">
      <w:pPr>
        <w:ind w:left="2127" w:right="-1" w:firstLine="709"/>
        <w:rPr>
          <w:lang w:val="en-US"/>
        </w:rPr>
      </w:pPr>
      <w:r w:rsidRPr="0084699C">
        <w:rPr>
          <w:lang w:val="en-US"/>
        </w:rPr>
        <w:t>Mostly l</w:t>
      </w:r>
      <w:r w:rsidR="00C22402" w:rsidRPr="0084699C">
        <w:rPr>
          <w:lang w:val="en-US"/>
        </w:rPr>
        <w:t xml:space="preserve">inear ratio between output voltage and </w:t>
      </w:r>
      <w:r w:rsidR="008E5D6D" w:rsidRPr="0084699C">
        <w:rPr>
          <w:lang w:val="en-US"/>
        </w:rPr>
        <w:t>rotation angle</w:t>
      </w:r>
    </w:p>
    <w:p w14:paraId="64CC1792" w14:textId="77777777" w:rsidR="008E5D6D" w:rsidRPr="0084699C" w:rsidRDefault="00C22402" w:rsidP="00FF2CC8">
      <w:pPr>
        <w:spacing w:after="60"/>
        <w:ind w:left="2127" w:firstLine="709"/>
        <w:jc w:val="left"/>
        <w:rPr>
          <w:lang w:val="en-US"/>
        </w:rPr>
      </w:pPr>
      <w:r w:rsidRPr="0084699C">
        <w:rPr>
          <w:lang w:val="en-US"/>
        </w:rPr>
        <w:t xml:space="preserve">Output voltage </w:t>
      </w:r>
      <w:proofErr w:type="spellStart"/>
      <w:r w:rsidRPr="0084699C">
        <w:rPr>
          <w:lang w:val="en-US"/>
        </w:rPr>
        <w:t>ratiometric</w:t>
      </w:r>
      <w:proofErr w:type="spellEnd"/>
      <w:r w:rsidRPr="0084699C">
        <w:rPr>
          <w:lang w:val="en-US"/>
        </w:rPr>
        <w:t xml:space="preserve"> </w:t>
      </w:r>
      <w:r w:rsidR="00523FC2" w:rsidRPr="0084699C">
        <w:rPr>
          <w:lang w:val="en-US"/>
        </w:rPr>
        <w:t>with</w:t>
      </w:r>
      <w:r w:rsidR="005F5DB6" w:rsidRPr="0084699C">
        <w:rPr>
          <w:lang w:val="en-US"/>
        </w:rPr>
        <w:t xml:space="preserve"> supply voltage</w:t>
      </w:r>
    </w:p>
    <w:p w14:paraId="04B11B34" w14:textId="77777777" w:rsidR="008E5D6D" w:rsidRPr="0084699C" w:rsidRDefault="005F5DB6" w:rsidP="00FF2CC8">
      <w:pPr>
        <w:spacing w:after="60"/>
        <w:rPr>
          <w:lang w:val="en-US"/>
        </w:rPr>
      </w:pPr>
      <w:r w:rsidRPr="0084699C">
        <w:rPr>
          <w:lang w:val="en-US"/>
        </w:rPr>
        <w:t>Output current s</w:t>
      </w:r>
      <w:r w:rsidR="008E5D6D" w:rsidRPr="0084699C">
        <w:rPr>
          <w:lang w:val="en-US"/>
        </w:rPr>
        <w:t>ource:</w:t>
      </w:r>
      <w:r w:rsidR="008E5D6D" w:rsidRPr="0084699C">
        <w:rPr>
          <w:lang w:val="en-US"/>
        </w:rPr>
        <w:tab/>
      </w:r>
      <w:r w:rsidR="008E5D6D" w:rsidRPr="0084699C">
        <w:rPr>
          <w:lang w:val="en-US"/>
        </w:rPr>
        <w:tab/>
        <w:t>5 mA max.</w:t>
      </w:r>
    </w:p>
    <w:p w14:paraId="196D413B" w14:textId="77777777" w:rsidR="008E5D6D" w:rsidRPr="0084699C" w:rsidRDefault="008E5D6D" w:rsidP="00FF2CC8">
      <w:pPr>
        <w:spacing w:after="60"/>
        <w:rPr>
          <w:lang w:val="en-US"/>
        </w:rPr>
      </w:pPr>
      <w:r w:rsidRPr="0084699C">
        <w:rPr>
          <w:lang w:val="en-US"/>
        </w:rPr>
        <w:t>O</w:t>
      </w:r>
      <w:r w:rsidR="005F5DB6" w:rsidRPr="0084699C">
        <w:rPr>
          <w:lang w:val="en-US"/>
        </w:rPr>
        <w:t>utput current s</w:t>
      </w:r>
      <w:r w:rsidRPr="0084699C">
        <w:rPr>
          <w:lang w:val="en-US"/>
        </w:rPr>
        <w:t>ink:</w:t>
      </w:r>
      <w:r w:rsidRPr="0084699C">
        <w:rPr>
          <w:lang w:val="en-US"/>
        </w:rPr>
        <w:tab/>
      </w:r>
      <w:r w:rsidRPr="0084699C">
        <w:rPr>
          <w:lang w:val="en-US"/>
        </w:rPr>
        <w:tab/>
        <w:t>5 mA max.</w:t>
      </w:r>
    </w:p>
    <w:p w14:paraId="0F6C35C6" w14:textId="07A6D42B" w:rsidR="005C6C93" w:rsidRPr="0084699C" w:rsidRDefault="005C6C93" w:rsidP="008E5D6D">
      <w:pPr>
        <w:rPr>
          <w:lang w:val="en-US"/>
        </w:rPr>
      </w:pPr>
      <w:r w:rsidRPr="0084699C">
        <w:rPr>
          <w:lang w:val="en-US"/>
        </w:rPr>
        <w:t>Signal precision:</w:t>
      </w:r>
      <w:r w:rsidRPr="0084699C">
        <w:rPr>
          <w:lang w:val="en-US"/>
        </w:rPr>
        <w:tab/>
      </w:r>
      <w:r w:rsidRPr="0084699C">
        <w:rPr>
          <w:lang w:val="en-US"/>
        </w:rPr>
        <w:tab/>
        <w:t xml:space="preserve">see chapter </w:t>
      </w:r>
      <w:r w:rsidR="00AC09B3" w:rsidRPr="0084699C">
        <w:rPr>
          <w:lang w:val="en-US"/>
        </w:rPr>
        <w:fldChar w:fldCharType="begin"/>
      </w:r>
      <w:r w:rsidR="00AC09B3" w:rsidRPr="0084699C">
        <w:rPr>
          <w:lang w:val="en-US"/>
        </w:rPr>
        <w:instrText xml:space="preserve"> REF _Ref350935600 \r \h </w:instrText>
      </w:r>
      <w:r w:rsidR="007E2BDB" w:rsidRPr="0084699C">
        <w:rPr>
          <w:lang w:val="en-US"/>
        </w:rPr>
        <w:instrText xml:space="preserve"> \* MERGEFORMAT </w:instrText>
      </w:r>
      <w:r w:rsidR="00AC09B3" w:rsidRPr="0084699C">
        <w:rPr>
          <w:lang w:val="en-US"/>
        </w:rPr>
      </w:r>
      <w:r w:rsidR="00AC09B3" w:rsidRPr="0084699C">
        <w:rPr>
          <w:lang w:val="en-US"/>
        </w:rPr>
        <w:fldChar w:fldCharType="separate"/>
      </w:r>
      <w:r w:rsidR="00FF28F7">
        <w:rPr>
          <w:lang w:val="en-US"/>
        </w:rPr>
        <w:t>6</w:t>
      </w:r>
      <w:r w:rsidR="00AC09B3" w:rsidRPr="0084699C">
        <w:rPr>
          <w:lang w:val="en-US"/>
        </w:rPr>
        <w:fldChar w:fldCharType="end"/>
      </w:r>
      <w:r w:rsidR="00AC09B3" w:rsidRPr="0084699C">
        <w:rPr>
          <w:lang w:val="en-US"/>
        </w:rPr>
        <w:t xml:space="preserve"> Functional </w:t>
      </w:r>
      <w:proofErr w:type="gramStart"/>
      <w:r w:rsidR="00AC09B3" w:rsidRPr="0084699C">
        <w:rPr>
          <w:lang w:val="en-US"/>
        </w:rPr>
        <w:t>data</w:t>
      </w:r>
      <w:proofErr w:type="gramEnd"/>
    </w:p>
    <w:p w14:paraId="4557AF64" w14:textId="77777777" w:rsidR="008E5D6D" w:rsidRPr="0084699C" w:rsidRDefault="008E5D6D" w:rsidP="008E5D6D">
      <w:pPr>
        <w:rPr>
          <w:lang w:val="en-US"/>
        </w:rPr>
      </w:pPr>
    </w:p>
    <w:p w14:paraId="4FF06D96" w14:textId="77777777" w:rsidR="00293CAB" w:rsidRPr="0084699C" w:rsidRDefault="00293CAB" w:rsidP="008A6619">
      <w:pPr>
        <w:tabs>
          <w:tab w:val="left" w:pos="1134"/>
        </w:tabs>
        <w:spacing w:after="120"/>
        <w:ind w:right="0"/>
        <w:jc w:val="left"/>
        <w:rPr>
          <w:u w:val="single"/>
          <w:lang w:val="en-US"/>
        </w:rPr>
      </w:pPr>
      <w:r w:rsidRPr="0084699C">
        <w:rPr>
          <w:u w:val="single"/>
          <w:lang w:val="en-US"/>
        </w:rPr>
        <w:t>b) Black/white sensor</w:t>
      </w:r>
      <w:r w:rsidR="001F1504">
        <w:rPr>
          <w:u w:val="single"/>
          <w:lang w:val="en-US"/>
        </w:rPr>
        <w:t xml:space="preserve"> (switch)</w:t>
      </w:r>
      <w:r w:rsidRPr="0084699C">
        <w:rPr>
          <w:u w:val="single"/>
          <w:lang w:val="en-US"/>
        </w:rPr>
        <w:t>:</w:t>
      </w:r>
    </w:p>
    <w:p w14:paraId="55A900A9" w14:textId="77777777" w:rsidR="00BB7837" w:rsidRPr="0084699C" w:rsidRDefault="00BB7837" w:rsidP="00BB7837">
      <w:pPr>
        <w:ind w:right="-1"/>
        <w:jc w:val="left"/>
        <w:rPr>
          <w:lang w:val="en-US"/>
        </w:rPr>
      </w:pPr>
      <w:r w:rsidRPr="0084699C">
        <w:rPr>
          <w:lang w:val="en-US"/>
        </w:rPr>
        <w:t>Operation Current:</w:t>
      </w:r>
      <w:r w:rsidRPr="0084699C">
        <w:rPr>
          <w:lang w:val="en-US"/>
        </w:rPr>
        <w:tab/>
      </w:r>
      <w:r w:rsidRPr="0084699C">
        <w:rPr>
          <w:lang w:val="en-US"/>
        </w:rPr>
        <w:tab/>
        <w:t>10 mA ± 10%</w:t>
      </w:r>
    </w:p>
    <w:p w14:paraId="4F8B462F" w14:textId="77777777" w:rsidR="00BB7837" w:rsidRPr="0084699C" w:rsidRDefault="00BB7837" w:rsidP="00FF2CC8">
      <w:pPr>
        <w:tabs>
          <w:tab w:val="right" w:pos="7938"/>
        </w:tabs>
        <w:spacing w:after="60"/>
        <w:ind w:right="0"/>
        <w:jc w:val="left"/>
        <w:rPr>
          <w:lang w:val="en-US"/>
        </w:rPr>
      </w:pPr>
      <w:r w:rsidRPr="0084699C">
        <w:rPr>
          <w:lang w:val="en-US"/>
        </w:rPr>
        <w:t>(Stabilized current from the control unit that evaluates the sensor signal)</w:t>
      </w:r>
    </w:p>
    <w:p w14:paraId="2D105D68" w14:textId="77777777" w:rsidR="008E5D6D" w:rsidRPr="0084699C" w:rsidRDefault="00BB7837" w:rsidP="00FF2CC8">
      <w:pPr>
        <w:tabs>
          <w:tab w:val="right" w:pos="0"/>
        </w:tabs>
        <w:spacing w:after="60"/>
        <w:ind w:right="0"/>
        <w:jc w:val="left"/>
        <w:rPr>
          <w:lang w:val="en-US"/>
        </w:rPr>
      </w:pPr>
      <w:r w:rsidRPr="0084699C">
        <w:rPr>
          <w:lang w:val="en-US"/>
        </w:rPr>
        <w:t>Maximum continuous current:</w:t>
      </w:r>
      <w:r w:rsidRPr="0084699C">
        <w:rPr>
          <w:lang w:val="en-US"/>
        </w:rPr>
        <w:tab/>
        <w:t>15 mA</w:t>
      </w:r>
    </w:p>
    <w:p w14:paraId="67DC1A92" w14:textId="77777777" w:rsidR="00BB7837" w:rsidRPr="0084699C" w:rsidRDefault="00BB7837" w:rsidP="00BB7837">
      <w:pPr>
        <w:tabs>
          <w:tab w:val="right" w:pos="0"/>
        </w:tabs>
        <w:ind w:right="-1"/>
        <w:jc w:val="left"/>
        <w:rPr>
          <w:lang w:val="en-US"/>
        </w:rPr>
      </w:pPr>
      <w:r w:rsidRPr="0084699C">
        <w:rPr>
          <w:lang w:val="en-US"/>
        </w:rPr>
        <w:t>Internal resistance:</w:t>
      </w:r>
      <w:r w:rsidRPr="0084699C">
        <w:rPr>
          <w:lang w:val="en-US"/>
        </w:rPr>
        <w:tab/>
      </w:r>
      <w:r w:rsidRPr="0084699C">
        <w:rPr>
          <w:lang w:val="en-US"/>
        </w:rPr>
        <w:tab/>
        <w:t xml:space="preserve">Switch closed: 125 </w:t>
      </w:r>
      <w:r w:rsidRPr="0084699C">
        <w:rPr>
          <w:lang w:val="en-US"/>
        </w:rPr>
        <w:sym w:font="Symbol" w:char="F057"/>
      </w:r>
    </w:p>
    <w:p w14:paraId="01F4514C" w14:textId="77777777" w:rsidR="00BB7837" w:rsidRPr="0084699C" w:rsidRDefault="00BB7837" w:rsidP="00FF2CC8">
      <w:pPr>
        <w:tabs>
          <w:tab w:val="right" w:pos="0"/>
        </w:tabs>
        <w:spacing w:after="60"/>
        <w:ind w:right="0"/>
        <w:jc w:val="left"/>
        <w:rPr>
          <w:lang w:val="en-US"/>
        </w:rPr>
      </w:pPr>
      <w:r w:rsidRPr="0084699C">
        <w:rPr>
          <w:lang w:val="en-US"/>
        </w:rPr>
        <w:tab/>
      </w:r>
      <w:r w:rsidRPr="0084699C">
        <w:rPr>
          <w:lang w:val="en-US"/>
        </w:rPr>
        <w:tab/>
      </w:r>
      <w:r w:rsidRPr="0084699C">
        <w:rPr>
          <w:lang w:val="en-US"/>
        </w:rPr>
        <w:tab/>
      </w:r>
      <w:r w:rsidRPr="0084699C">
        <w:rPr>
          <w:lang w:val="en-US"/>
        </w:rPr>
        <w:tab/>
        <w:t>Switch open: &gt;100 k</w:t>
      </w:r>
      <w:r w:rsidRPr="0084699C">
        <w:rPr>
          <w:lang w:val="en-US"/>
        </w:rPr>
        <w:sym w:font="Symbol" w:char="F057"/>
      </w:r>
    </w:p>
    <w:p w14:paraId="14DF8690" w14:textId="22C101B6" w:rsidR="00AC09B3" w:rsidRPr="0084699C" w:rsidRDefault="00AC09B3" w:rsidP="00AC09B3">
      <w:pPr>
        <w:rPr>
          <w:lang w:val="en-US"/>
        </w:rPr>
      </w:pPr>
      <w:r w:rsidRPr="0084699C">
        <w:rPr>
          <w:lang w:val="en-US"/>
        </w:rPr>
        <w:t>Signal precision:</w:t>
      </w:r>
      <w:r w:rsidRPr="0084699C">
        <w:rPr>
          <w:lang w:val="en-US"/>
        </w:rPr>
        <w:tab/>
      </w:r>
      <w:r w:rsidRPr="0084699C">
        <w:rPr>
          <w:lang w:val="en-US"/>
        </w:rPr>
        <w:tab/>
        <w:t xml:space="preserve">see chapter </w:t>
      </w:r>
      <w:r w:rsidRPr="0084699C">
        <w:rPr>
          <w:lang w:val="en-US"/>
        </w:rPr>
        <w:fldChar w:fldCharType="begin"/>
      </w:r>
      <w:r w:rsidRPr="0084699C">
        <w:rPr>
          <w:lang w:val="en-US"/>
        </w:rPr>
        <w:instrText xml:space="preserve"> REF _Ref350935600 \r \h </w:instrText>
      </w:r>
      <w:r w:rsidR="007E2BDB" w:rsidRPr="0084699C">
        <w:rPr>
          <w:lang w:val="en-US"/>
        </w:rPr>
        <w:instrText xml:space="preserve"> \* MERGEFORMAT </w:instrText>
      </w:r>
      <w:r w:rsidRPr="0084699C">
        <w:rPr>
          <w:lang w:val="en-US"/>
        </w:rPr>
      </w:r>
      <w:r w:rsidRPr="0084699C">
        <w:rPr>
          <w:lang w:val="en-US"/>
        </w:rPr>
        <w:fldChar w:fldCharType="separate"/>
      </w:r>
      <w:r w:rsidR="00FF28F7">
        <w:rPr>
          <w:lang w:val="en-US"/>
        </w:rPr>
        <w:t>6</w:t>
      </w:r>
      <w:r w:rsidRPr="0084699C">
        <w:rPr>
          <w:lang w:val="en-US"/>
        </w:rPr>
        <w:fldChar w:fldCharType="end"/>
      </w:r>
      <w:r w:rsidRPr="0084699C">
        <w:rPr>
          <w:lang w:val="en-US"/>
        </w:rPr>
        <w:t xml:space="preserve"> Functional </w:t>
      </w:r>
      <w:proofErr w:type="gramStart"/>
      <w:r w:rsidRPr="0084699C">
        <w:rPr>
          <w:lang w:val="en-US"/>
        </w:rPr>
        <w:t>data</w:t>
      </w:r>
      <w:proofErr w:type="gramEnd"/>
    </w:p>
    <w:p w14:paraId="5E39ED66" w14:textId="77777777" w:rsidR="001920F5" w:rsidRPr="0084699C" w:rsidRDefault="001920F5" w:rsidP="00132EE6">
      <w:pPr>
        <w:pStyle w:val="Heading2"/>
        <w:rPr>
          <w:lang w:val="en-US"/>
        </w:rPr>
      </w:pPr>
      <w:bookmarkStart w:id="147" w:name="_Toc78809096"/>
      <w:r w:rsidRPr="0084699C">
        <w:rPr>
          <w:lang w:val="en-US"/>
        </w:rPr>
        <w:t>Loss of supply / ground</w:t>
      </w:r>
      <w:bookmarkEnd w:id="147"/>
    </w:p>
    <w:p w14:paraId="6F553D8A" w14:textId="77777777" w:rsidR="009E3BE7" w:rsidRDefault="001920F5" w:rsidP="001920F5">
      <w:pPr>
        <w:autoSpaceDE w:val="0"/>
        <w:autoSpaceDN w:val="0"/>
        <w:adjustRightInd w:val="0"/>
        <w:ind w:right="0"/>
        <w:jc w:val="left"/>
        <w:rPr>
          <w:lang w:val="en-US"/>
        </w:rPr>
      </w:pPr>
      <w:bookmarkStart w:id="148" w:name="_Toc470069510"/>
      <w:bookmarkStart w:id="149" w:name="_Toc514655266"/>
      <w:r w:rsidRPr="0084699C">
        <w:rPr>
          <w:lang w:val="en-US"/>
        </w:rPr>
        <w:t xml:space="preserve">Loss of power supply shall result in an output signal level below </w:t>
      </w:r>
      <w:r w:rsidR="002929AD" w:rsidRPr="0084699C">
        <w:rPr>
          <w:lang w:val="en-US"/>
        </w:rPr>
        <w:t>10</w:t>
      </w:r>
      <w:r w:rsidRPr="0084699C">
        <w:rPr>
          <w:lang w:val="en-US"/>
        </w:rPr>
        <w:t xml:space="preserve">% </w:t>
      </w:r>
      <w:r w:rsidR="002929AD" w:rsidRPr="0084699C">
        <w:rPr>
          <w:lang w:val="en-US"/>
        </w:rPr>
        <w:t xml:space="preserve">of the supply voltage </w:t>
      </w:r>
      <w:r w:rsidRPr="0084699C">
        <w:rPr>
          <w:lang w:val="en-US"/>
        </w:rPr>
        <w:t>and loss of ground connection shall result in an output signal above 9</w:t>
      </w:r>
      <w:r w:rsidR="002929AD" w:rsidRPr="0084699C">
        <w:rPr>
          <w:lang w:val="en-US"/>
        </w:rPr>
        <w:t>0</w:t>
      </w:r>
      <w:r w:rsidRPr="0084699C">
        <w:rPr>
          <w:lang w:val="en-US"/>
        </w:rPr>
        <w:t>%.</w:t>
      </w:r>
    </w:p>
    <w:p w14:paraId="3426CF05" w14:textId="77777777" w:rsidR="00520430" w:rsidRPr="0084699C" w:rsidRDefault="00CE1A13" w:rsidP="00132EE6">
      <w:pPr>
        <w:pStyle w:val="Heading2"/>
        <w:rPr>
          <w:lang w:val="en-US"/>
        </w:rPr>
      </w:pPr>
      <w:bookmarkStart w:id="150" w:name="_Toc78809097"/>
      <w:r w:rsidRPr="0084699C">
        <w:rPr>
          <w:lang w:val="en-US"/>
        </w:rPr>
        <w:t>Short c</w:t>
      </w:r>
      <w:r w:rsidR="00520430" w:rsidRPr="0084699C">
        <w:rPr>
          <w:lang w:val="en-US"/>
        </w:rPr>
        <w:t xml:space="preserve">ircuit </w:t>
      </w:r>
      <w:r w:rsidRPr="0084699C">
        <w:rPr>
          <w:lang w:val="en-US"/>
        </w:rPr>
        <w:t>p</w:t>
      </w:r>
      <w:r w:rsidR="00520430" w:rsidRPr="0084699C">
        <w:rPr>
          <w:lang w:val="en-US"/>
        </w:rPr>
        <w:t>rotection</w:t>
      </w:r>
      <w:bookmarkEnd w:id="150"/>
    </w:p>
    <w:p w14:paraId="4FE0BE45" w14:textId="77777777" w:rsidR="00125255" w:rsidRPr="0084699C" w:rsidRDefault="00FB150A" w:rsidP="00125255">
      <w:pPr>
        <w:autoSpaceDE w:val="0"/>
        <w:autoSpaceDN w:val="0"/>
        <w:adjustRightInd w:val="0"/>
        <w:ind w:right="0"/>
        <w:jc w:val="left"/>
        <w:rPr>
          <w:lang w:val="en-US"/>
        </w:rPr>
      </w:pPr>
      <w:r w:rsidRPr="0084699C">
        <w:rPr>
          <w:lang w:val="en-US"/>
        </w:rPr>
        <w:t xml:space="preserve">All I/O and power lines shall withstand infinite short circuits of any input or output pin to either GND or supply voltage over the entire nominal operating voltage </w:t>
      </w:r>
      <w:r w:rsidR="00ED540E" w:rsidRPr="0084699C">
        <w:rPr>
          <w:lang w:val="en-US"/>
        </w:rPr>
        <w:t xml:space="preserve">and temperature range. After a short circuit condition, the performance of the sensor </w:t>
      </w:r>
      <w:r w:rsidR="00844BF8" w:rsidRPr="0084699C">
        <w:rPr>
          <w:lang w:val="en-US"/>
        </w:rPr>
        <w:t>must</w:t>
      </w:r>
      <w:r w:rsidR="00ED540E" w:rsidRPr="0084699C">
        <w:rPr>
          <w:lang w:val="en-US"/>
        </w:rPr>
        <w:t xml:space="preserve"> not be affected</w:t>
      </w:r>
      <w:r w:rsidR="00844BF8" w:rsidRPr="0084699C">
        <w:rPr>
          <w:lang w:val="en-US"/>
        </w:rPr>
        <w:t>.</w:t>
      </w:r>
      <w:r w:rsidR="00125255" w:rsidRPr="0084699C">
        <w:rPr>
          <w:lang w:val="en-US"/>
        </w:rPr>
        <w:t xml:space="preserve"> The Sensor shall withstand infinite line interruptions, disconnections of sensor as well as connectors. The insulation resistance of the housing </w:t>
      </w:r>
      <w:proofErr w:type="gramStart"/>
      <w:r w:rsidR="00125255" w:rsidRPr="0084699C">
        <w:rPr>
          <w:lang w:val="en-US"/>
        </w:rPr>
        <w:t>has to</w:t>
      </w:r>
      <w:proofErr w:type="gramEnd"/>
      <w:r w:rsidR="00125255" w:rsidRPr="0084699C">
        <w:rPr>
          <w:lang w:val="en-US"/>
        </w:rPr>
        <w:t xml:space="preserve"> be &gt;10MOhm.</w:t>
      </w:r>
    </w:p>
    <w:p w14:paraId="7BF03388" w14:textId="77777777" w:rsidR="003E4031" w:rsidRPr="0084699C" w:rsidRDefault="003E4031" w:rsidP="00132EE6">
      <w:pPr>
        <w:pStyle w:val="Heading2"/>
        <w:rPr>
          <w:lang w:val="en-US"/>
        </w:rPr>
      </w:pPr>
      <w:bookmarkStart w:id="151" w:name="_Toc78809098"/>
      <w:bookmarkStart w:id="152" w:name="_Toc255292010"/>
      <w:bookmarkStart w:id="153" w:name="_Ref259028481"/>
      <w:bookmarkStart w:id="154" w:name="_Toc259122710"/>
      <w:bookmarkStart w:id="155" w:name="_Toc269214583"/>
      <w:r w:rsidRPr="0084699C">
        <w:rPr>
          <w:lang w:val="en-US"/>
        </w:rPr>
        <w:t>Over</w:t>
      </w:r>
      <w:r w:rsidR="00131ECC" w:rsidRPr="0084699C">
        <w:rPr>
          <w:lang w:val="en-US"/>
        </w:rPr>
        <w:t>voltage</w:t>
      </w:r>
      <w:r w:rsidRPr="0084699C">
        <w:rPr>
          <w:rStyle w:val="definition2"/>
          <w:color w:val="auto"/>
          <w:sz w:val="20"/>
          <w:lang w:val="en-US"/>
        </w:rPr>
        <w:t xml:space="preserve"> </w:t>
      </w:r>
      <w:r w:rsidR="00CE1A13" w:rsidRPr="0084699C">
        <w:rPr>
          <w:rStyle w:val="definition2"/>
          <w:color w:val="auto"/>
          <w:sz w:val="20"/>
          <w:lang w:val="en-US"/>
        </w:rPr>
        <w:t>p</w:t>
      </w:r>
      <w:r w:rsidRPr="0084699C">
        <w:rPr>
          <w:lang w:val="en-US"/>
        </w:rPr>
        <w:t>rotection</w:t>
      </w:r>
      <w:bookmarkEnd w:id="151"/>
    </w:p>
    <w:p w14:paraId="48F5D9C6" w14:textId="77777777" w:rsidR="00125255" w:rsidRPr="00B7675F" w:rsidRDefault="00125255" w:rsidP="0053549C">
      <w:pPr>
        <w:ind w:right="0"/>
        <w:jc w:val="left"/>
        <w:rPr>
          <w:lang w:val="en-US"/>
        </w:rPr>
      </w:pPr>
      <w:bookmarkStart w:id="156" w:name="_Toc259122721"/>
      <w:bookmarkStart w:id="157" w:name="_Toc269214593"/>
      <w:bookmarkEnd w:id="152"/>
      <w:bookmarkEnd w:id="153"/>
      <w:bookmarkEnd w:id="154"/>
      <w:bookmarkEnd w:id="155"/>
      <w:r w:rsidRPr="00B7675F">
        <w:rPr>
          <w:lang w:val="en-US"/>
        </w:rPr>
        <w:t>Maximum voltage:</w:t>
      </w:r>
      <w:r w:rsidR="0053549C" w:rsidRPr="00B7675F">
        <w:rPr>
          <w:lang w:val="en-US"/>
        </w:rPr>
        <w:tab/>
      </w:r>
      <w:r w:rsidR="0053549C" w:rsidRPr="00B7675F">
        <w:rPr>
          <w:lang w:val="en-US"/>
        </w:rPr>
        <w:tab/>
        <w:t>±</w:t>
      </w:r>
      <w:r w:rsidRPr="00B7675F">
        <w:rPr>
          <w:lang w:val="en-US"/>
        </w:rPr>
        <w:t xml:space="preserve"> 32V (</w:t>
      </w:r>
      <w:r w:rsidR="00670FCF" w:rsidRPr="00B7675F">
        <w:rPr>
          <w:lang w:val="en-US"/>
        </w:rPr>
        <w:t>60min at 65°C</w:t>
      </w:r>
      <w:r w:rsidRPr="00B7675F">
        <w:rPr>
          <w:lang w:val="en-US"/>
        </w:rPr>
        <w:t>)</w:t>
      </w:r>
    </w:p>
    <w:p w14:paraId="1AB05407" w14:textId="77777777" w:rsidR="00125255" w:rsidRPr="00B7675F" w:rsidRDefault="00125255" w:rsidP="00125255">
      <w:pPr>
        <w:autoSpaceDE w:val="0"/>
        <w:autoSpaceDN w:val="0"/>
        <w:adjustRightInd w:val="0"/>
        <w:ind w:right="0"/>
        <w:jc w:val="left"/>
        <w:rPr>
          <w:lang w:val="en-US"/>
        </w:rPr>
      </w:pPr>
    </w:p>
    <w:p w14:paraId="799454E0" w14:textId="77777777" w:rsidR="00125255" w:rsidRPr="00B7675F" w:rsidRDefault="0053549C" w:rsidP="0053549C">
      <w:pPr>
        <w:autoSpaceDE w:val="0"/>
        <w:autoSpaceDN w:val="0"/>
        <w:adjustRightInd w:val="0"/>
        <w:ind w:right="0"/>
        <w:jc w:val="left"/>
        <w:rPr>
          <w:lang w:val="en-US"/>
        </w:rPr>
      </w:pPr>
      <w:r w:rsidRPr="00B7675F">
        <w:rPr>
          <w:lang w:val="en-US"/>
        </w:rPr>
        <w:t>M</w:t>
      </w:r>
      <w:r w:rsidR="00125255" w:rsidRPr="00B7675F">
        <w:rPr>
          <w:lang w:val="en-US"/>
        </w:rPr>
        <w:t xml:space="preserve">aximum voltage: </w:t>
      </w:r>
      <w:r w:rsidR="00125255" w:rsidRPr="00B7675F">
        <w:rPr>
          <w:lang w:val="en-US"/>
        </w:rPr>
        <w:tab/>
      </w:r>
      <w:r w:rsidRPr="00B7675F">
        <w:rPr>
          <w:lang w:val="en-US"/>
        </w:rPr>
        <w:tab/>
        <w:t>±</w:t>
      </w:r>
      <w:r w:rsidR="00125255" w:rsidRPr="00B7675F">
        <w:rPr>
          <w:lang w:val="en-US"/>
        </w:rPr>
        <w:t xml:space="preserve"> 45V (1 </w:t>
      </w:r>
      <w:proofErr w:type="spellStart"/>
      <w:r w:rsidR="00125255" w:rsidRPr="00B7675F">
        <w:rPr>
          <w:lang w:val="en-US"/>
        </w:rPr>
        <w:t>ms</w:t>
      </w:r>
      <w:proofErr w:type="spellEnd"/>
      <w:r w:rsidR="00125255" w:rsidRPr="00B7675F">
        <w:rPr>
          <w:lang w:val="en-US"/>
        </w:rPr>
        <w:t xml:space="preserve"> pulse)</w:t>
      </w:r>
    </w:p>
    <w:p w14:paraId="4A890864" w14:textId="77777777" w:rsidR="00EB6F03" w:rsidRPr="0058281A" w:rsidRDefault="00151CE5" w:rsidP="00132EE6">
      <w:pPr>
        <w:pStyle w:val="Heading2"/>
        <w:rPr>
          <w:lang w:val="en-US"/>
        </w:rPr>
      </w:pPr>
      <w:bookmarkStart w:id="158" w:name="_Toc78809099"/>
      <w:bookmarkStart w:id="159" w:name="_Hlk34910901"/>
      <w:r w:rsidRPr="0058281A">
        <w:rPr>
          <w:lang w:val="en-US"/>
        </w:rPr>
        <w:t xml:space="preserve">Electrical </w:t>
      </w:r>
      <w:r w:rsidR="00CE1A13" w:rsidRPr="0058281A">
        <w:rPr>
          <w:lang w:val="en-US"/>
        </w:rPr>
        <w:t>c</w:t>
      </w:r>
      <w:r w:rsidRPr="0058281A">
        <w:rPr>
          <w:lang w:val="en-US"/>
        </w:rPr>
        <w:t xml:space="preserve">omponents and </w:t>
      </w:r>
      <w:r w:rsidR="00CE1A13" w:rsidRPr="0058281A">
        <w:rPr>
          <w:lang w:val="en-US"/>
        </w:rPr>
        <w:t>s</w:t>
      </w:r>
      <w:r w:rsidRPr="0058281A">
        <w:rPr>
          <w:lang w:val="en-US"/>
        </w:rPr>
        <w:t xml:space="preserve">older </w:t>
      </w:r>
      <w:r w:rsidR="00CE1A13" w:rsidRPr="0058281A">
        <w:rPr>
          <w:lang w:val="en-US"/>
        </w:rPr>
        <w:t>j</w:t>
      </w:r>
      <w:r w:rsidRPr="0058281A">
        <w:rPr>
          <w:lang w:val="en-US"/>
        </w:rPr>
        <w:t>oints</w:t>
      </w:r>
      <w:bookmarkEnd w:id="156"/>
      <w:bookmarkEnd w:id="157"/>
      <w:bookmarkEnd w:id="158"/>
    </w:p>
    <w:p w14:paraId="0613B747" w14:textId="77777777" w:rsidR="00151CE5" w:rsidRPr="0058281A" w:rsidRDefault="00151CE5" w:rsidP="00BB13C3">
      <w:pPr>
        <w:numPr>
          <w:ilvl w:val="0"/>
          <w:numId w:val="4"/>
        </w:numPr>
        <w:tabs>
          <w:tab w:val="clear" w:pos="720"/>
          <w:tab w:val="num" w:pos="426"/>
        </w:tabs>
        <w:ind w:left="426" w:right="-1" w:hanging="284"/>
        <w:jc w:val="left"/>
        <w:rPr>
          <w:lang w:val="en-US"/>
        </w:rPr>
      </w:pPr>
      <w:r w:rsidRPr="0058281A">
        <w:rPr>
          <w:lang w:val="en-US"/>
        </w:rPr>
        <w:t xml:space="preserve">Active and passive electrical components have to be qualified according to automotive </w:t>
      </w:r>
      <w:proofErr w:type="gramStart"/>
      <w:r w:rsidRPr="0058281A">
        <w:rPr>
          <w:lang w:val="en-US"/>
        </w:rPr>
        <w:t>standards AEC-Q</w:t>
      </w:r>
      <w:proofErr w:type="gramEnd"/>
    </w:p>
    <w:p w14:paraId="3D6AD531" w14:textId="77777777" w:rsidR="00151CE5" w:rsidRPr="0058281A" w:rsidRDefault="00151CE5" w:rsidP="00BB13C3">
      <w:pPr>
        <w:numPr>
          <w:ilvl w:val="0"/>
          <w:numId w:val="4"/>
        </w:numPr>
        <w:tabs>
          <w:tab w:val="clear" w:pos="720"/>
          <w:tab w:val="num" w:pos="426"/>
        </w:tabs>
        <w:ind w:left="426" w:right="-1" w:hanging="284"/>
        <w:jc w:val="left"/>
        <w:rPr>
          <w:lang w:val="en-US"/>
        </w:rPr>
      </w:pPr>
      <w:r w:rsidRPr="0058281A">
        <w:rPr>
          <w:lang w:val="en-US"/>
        </w:rPr>
        <w:t xml:space="preserve">Lead free solder material and RoHS conforming components </w:t>
      </w:r>
      <w:proofErr w:type="gramStart"/>
      <w:r w:rsidRPr="0058281A">
        <w:rPr>
          <w:lang w:val="en-US"/>
        </w:rPr>
        <w:t>required</w:t>
      </w:r>
      <w:proofErr w:type="gramEnd"/>
    </w:p>
    <w:p w14:paraId="46818DB2" w14:textId="77777777" w:rsidR="00151CE5" w:rsidRPr="0058281A" w:rsidRDefault="00151CE5" w:rsidP="00BB13C3">
      <w:pPr>
        <w:numPr>
          <w:ilvl w:val="0"/>
          <w:numId w:val="4"/>
        </w:numPr>
        <w:tabs>
          <w:tab w:val="clear" w:pos="720"/>
          <w:tab w:val="num" w:pos="426"/>
        </w:tabs>
        <w:ind w:left="426" w:right="-1" w:hanging="284"/>
        <w:jc w:val="left"/>
        <w:rPr>
          <w:lang w:val="en-US"/>
        </w:rPr>
      </w:pPr>
      <w:r w:rsidRPr="0058281A">
        <w:rPr>
          <w:lang w:val="en-US"/>
        </w:rPr>
        <w:t xml:space="preserve">Process qualification </w:t>
      </w:r>
      <w:proofErr w:type="gramStart"/>
      <w:r w:rsidRPr="0058281A">
        <w:rPr>
          <w:lang w:val="en-US"/>
        </w:rPr>
        <w:t>has to</w:t>
      </w:r>
      <w:proofErr w:type="gramEnd"/>
      <w:r w:rsidRPr="0058281A">
        <w:rPr>
          <w:lang w:val="en-US"/>
        </w:rPr>
        <w:t xml:space="preserve"> be done according to IEC60068-2-82</w:t>
      </w:r>
    </w:p>
    <w:p w14:paraId="7325B7C8" w14:textId="77777777" w:rsidR="00151CE5" w:rsidRPr="0058281A" w:rsidRDefault="002A64E7" w:rsidP="00BB13C3">
      <w:pPr>
        <w:numPr>
          <w:ilvl w:val="0"/>
          <w:numId w:val="4"/>
        </w:numPr>
        <w:tabs>
          <w:tab w:val="clear" w:pos="720"/>
          <w:tab w:val="num" w:pos="426"/>
        </w:tabs>
        <w:ind w:left="426" w:right="-1" w:hanging="284"/>
        <w:jc w:val="left"/>
        <w:rPr>
          <w:lang w:val="en-US"/>
        </w:rPr>
      </w:pPr>
      <w:r w:rsidRPr="0058281A">
        <w:rPr>
          <w:lang w:val="en-US"/>
        </w:rPr>
        <w:t>Solderability</w:t>
      </w:r>
      <w:r w:rsidR="00151CE5" w:rsidRPr="0058281A">
        <w:rPr>
          <w:lang w:val="en-US"/>
        </w:rPr>
        <w:t xml:space="preserve"> according to </w:t>
      </w:r>
      <w:r w:rsidR="00A33E29" w:rsidRPr="0058281A">
        <w:rPr>
          <w:lang w:val="en-US"/>
        </w:rPr>
        <w:t>IPC/EIA J-STD-001</w:t>
      </w:r>
    </w:p>
    <w:p w14:paraId="090876DC" w14:textId="77777777" w:rsidR="00A33E29" w:rsidRPr="0058281A" w:rsidRDefault="00A33E29" w:rsidP="00A33E29">
      <w:pPr>
        <w:numPr>
          <w:ilvl w:val="0"/>
          <w:numId w:val="4"/>
        </w:numPr>
        <w:tabs>
          <w:tab w:val="clear" w:pos="720"/>
          <w:tab w:val="num" w:pos="426"/>
        </w:tabs>
        <w:ind w:left="426" w:right="-1" w:hanging="284"/>
        <w:jc w:val="left"/>
        <w:rPr>
          <w:lang w:val="en-US"/>
        </w:rPr>
      </w:pPr>
      <w:r w:rsidRPr="0058281A">
        <w:rPr>
          <w:lang w:val="en-US"/>
        </w:rPr>
        <w:t>Acceptability for electronic assemblies: IPC A610 E, class 3</w:t>
      </w:r>
    </w:p>
    <w:p w14:paraId="24C48B7F" w14:textId="77777777" w:rsidR="00B0772F" w:rsidRPr="0058281A" w:rsidRDefault="00151CE5" w:rsidP="00BB13C3">
      <w:pPr>
        <w:numPr>
          <w:ilvl w:val="0"/>
          <w:numId w:val="4"/>
        </w:numPr>
        <w:tabs>
          <w:tab w:val="clear" w:pos="720"/>
          <w:tab w:val="num" w:pos="426"/>
        </w:tabs>
        <w:ind w:left="426" w:right="-1" w:hanging="284"/>
        <w:jc w:val="left"/>
        <w:rPr>
          <w:lang w:val="en-US"/>
        </w:rPr>
      </w:pPr>
      <w:r w:rsidRPr="0058281A">
        <w:rPr>
          <w:lang w:val="en-US"/>
        </w:rPr>
        <w:t xml:space="preserve">The material used have to be compatible to </w:t>
      </w:r>
      <w:r w:rsidR="00B0772F" w:rsidRPr="0058281A">
        <w:rPr>
          <w:lang w:val="en-US"/>
        </w:rPr>
        <w:t>a</w:t>
      </w:r>
      <w:r w:rsidRPr="0058281A">
        <w:rPr>
          <w:lang w:val="en-US"/>
        </w:rPr>
        <w:t xml:space="preserve"> lead free soldering </w:t>
      </w:r>
      <w:proofErr w:type="gramStart"/>
      <w:r w:rsidRPr="0058281A">
        <w:rPr>
          <w:lang w:val="en-US"/>
        </w:rPr>
        <w:t>process</w:t>
      </w:r>
      <w:proofErr w:type="gramEnd"/>
    </w:p>
    <w:p w14:paraId="23285C1C" w14:textId="77777777" w:rsidR="00151CE5" w:rsidRPr="0058281A" w:rsidRDefault="00151CE5" w:rsidP="00BB13C3">
      <w:pPr>
        <w:numPr>
          <w:ilvl w:val="0"/>
          <w:numId w:val="4"/>
        </w:numPr>
        <w:tabs>
          <w:tab w:val="clear" w:pos="720"/>
          <w:tab w:val="num" w:pos="426"/>
        </w:tabs>
        <w:ind w:left="426" w:right="-1" w:hanging="284"/>
        <w:jc w:val="left"/>
        <w:rPr>
          <w:lang w:val="en-US"/>
        </w:rPr>
      </w:pPr>
      <w:r w:rsidRPr="0058281A">
        <w:rPr>
          <w:lang w:val="en-US"/>
        </w:rPr>
        <w:t xml:space="preserve">Documentation for lead-free soldering </w:t>
      </w:r>
      <w:proofErr w:type="gramStart"/>
      <w:r w:rsidRPr="0058281A">
        <w:rPr>
          <w:lang w:val="en-US"/>
        </w:rPr>
        <w:t>has to</w:t>
      </w:r>
      <w:proofErr w:type="gramEnd"/>
      <w:r w:rsidRPr="0058281A">
        <w:rPr>
          <w:lang w:val="en-US"/>
        </w:rPr>
        <w:t xml:space="preserve"> be prepared for review at K</w:t>
      </w:r>
      <w:r w:rsidR="00D33D52" w:rsidRPr="0058281A">
        <w:rPr>
          <w:lang w:val="en-US"/>
        </w:rPr>
        <w:t>norr-</w:t>
      </w:r>
      <w:proofErr w:type="spellStart"/>
      <w:r w:rsidR="00D33D52" w:rsidRPr="0058281A">
        <w:rPr>
          <w:lang w:val="en-US"/>
        </w:rPr>
        <w:t>Bremse</w:t>
      </w:r>
      <w:proofErr w:type="spellEnd"/>
    </w:p>
    <w:p w14:paraId="5E6250E6" w14:textId="77777777" w:rsidR="00151CE5" w:rsidRPr="0058281A" w:rsidRDefault="00151CE5" w:rsidP="00BB13C3">
      <w:pPr>
        <w:numPr>
          <w:ilvl w:val="0"/>
          <w:numId w:val="4"/>
        </w:numPr>
        <w:tabs>
          <w:tab w:val="clear" w:pos="720"/>
          <w:tab w:val="num" w:pos="426"/>
        </w:tabs>
        <w:ind w:left="426" w:right="-1" w:hanging="284"/>
        <w:jc w:val="left"/>
        <w:rPr>
          <w:lang w:val="en-US"/>
        </w:rPr>
      </w:pPr>
      <w:r w:rsidRPr="0058281A">
        <w:rPr>
          <w:lang w:val="en-US"/>
        </w:rPr>
        <w:t>Detailed description and documentation for components has to be provided, including essential data for active and passive components acc. K</w:t>
      </w:r>
      <w:r w:rsidR="00D33D52" w:rsidRPr="0058281A">
        <w:rPr>
          <w:lang w:val="en-US"/>
        </w:rPr>
        <w:t>norr-</w:t>
      </w:r>
      <w:proofErr w:type="spellStart"/>
      <w:r w:rsidRPr="0058281A">
        <w:rPr>
          <w:lang w:val="en-US"/>
        </w:rPr>
        <w:t>B</w:t>
      </w:r>
      <w:r w:rsidR="00D33D52" w:rsidRPr="0058281A">
        <w:rPr>
          <w:lang w:val="en-US"/>
        </w:rPr>
        <w:t>remse</w:t>
      </w:r>
      <w:proofErr w:type="spellEnd"/>
      <w:r w:rsidRPr="0058281A">
        <w:rPr>
          <w:lang w:val="en-US"/>
        </w:rPr>
        <w:t xml:space="preserve"> </w:t>
      </w:r>
      <w:proofErr w:type="gramStart"/>
      <w:r w:rsidRPr="0058281A">
        <w:rPr>
          <w:lang w:val="en-US"/>
        </w:rPr>
        <w:t>questionnaires</w:t>
      </w:r>
      <w:proofErr w:type="gramEnd"/>
    </w:p>
    <w:p w14:paraId="7CC66044" w14:textId="77777777" w:rsidR="00662D86" w:rsidRPr="0058281A" w:rsidRDefault="00A33E29" w:rsidP="00A33E29">
      <w:pPr>
        <w:numPr>
          <w:ilvl w:val="0"/>
          <w:numId w:val="20"/>
        </w:numPr>
        <w:tabs>
          <w:tab w:val="clear" w:pos="720"/>
          <w:tab w:val="num" w:pos="426"/>
        </w:tabs>
        <w:ind w:left="426" w:right="0" w:hanging="284"/>
        <w:jc w:val="left"/>
        <w:rPr>
          <w:lang w:val="en-US"/>
        </w:rPr>
      </w:pPr>
      <w:r w:rsidRPr="0058281A">
        <w:rPr>
          <w:lang w:val="en-US"/>
        </w:rPr>
        <w:t>Knorr-</w:t>
      </w:r>
      <w:proofErr w:type="spellStart"/>
      <w:r w:rsidRPr="0058281A">
        <w:rPr>
          <w:lang w:val="en-US"/>
        </w:rPr>
        <w:t>Bremse</w:t>
      </w:r>
      <w:proofErr w:type="spellEnd"/>
      <w:r w:rsidRPr="0058281A">
        <w:rPr>
          <w:lang w:val="en-US"/>
        </w:rPr>
        <w:t xml:space="preserve"> specification for electronic assemblies (Requirements for PCBs) </w:t>
      </w:r>
      <w:r w:rsidR="00662D86" w:rsidRPr="0058281A">
        <w:rPr>
          <w:lang w:val="en-US"/>
        </w:rPr>
        <w:t xml:space="preserve">Y095615 Rev.010 </w:t>
      </w:r>
      <w:r w:rsidRPr="0058281A">
        <w:rPr>
          <w:lang w:val="en-US"/>
        </w:rPr>
        <w:t>shall be fulfilled</w:t>
      </w:r>
      <w:r w:rsidR="00662D86" w:rsidRPr="0058281A">
        <w:rPr>
          <w:lang w:val="en-US"/>
        </w:rPr>
        <w:t>.</w:t>
      </w:r>
    </w:p>
    <w:p w14:paraId="6168134D" w14:textId="77777777" w:rsidR="009B29C2" w:rsidRPr="0058281A" w:rsidRDefault="00A33E29" w:rsidP="00C15678">
      <w:pPr>
        <w:numPr>
          <w:ilvl w:val="0"/>
          <w:numId w:val="20"/>
        </w:numPr>
        <w:tabs>
          <w:tab w:val="clear" w:pos="720"/>
          <w:tab w:val="num" w:pos="426"/>
        </w:tabs>
        <w:ind w:left="567" w:right="-1" w:hanging="284"/>
        <w:jc w:val="left"/>
        <w:rPr>
          <w:lang w:val="en-US"/>
        </w:rPr>
      </w:pPr>
      <w:r w:rsidRPr="0058281A">
        <w:rPr>
          <w:lang w:val="en-US"/>
        </w:rPr>
        <w:t>Knorr-</w:t>
      </w:r>
      <w:proofErr w:type="spellStart"/>
      <w:r w:rsidRPr="0058281A">
        <w:rPr>
          <w:lang w:val="en-US"/>
        </w:rPr>
        <w:t>Bremse</w:t>
      </w:r>
      <w:proofErr w:type="spellEnd"/>
      <w:r w:rsidRPr="0058281A">
        <w:rPr>
          <w:lang w:val="en-US"/>
        </w:rPr>
        <w:t xml:space="preserve"> specification for rigid PCBs</w:t>
      </w:r>
      <w:r w:rsidR="00662D86" w:rsidRPr="0058281A">
        <w:rPr>
          <w:lang w:val="en-US"/>
        </w:rPr>
        <w:t xml:space="preserve"> Y037150 Rev.002 </w:t>
      </w:r>
      <w:r w:rsidRPr="0058281A">
        <w:rPr>
          <w:lang w:val="en-US"/>
        </w:rPr>
        <w:t>shall be fulfilled.</w:t>
      </w:r>
      <w:bookmarkStart w:id="160" w:name="_Toc298487492"/>
    </w:p>
    <w:p w14:paraId="70B961E3" w14:textId="77777777" w:rsidR="009B29C2" w:rsidRPr="0058281A" w:rsidRDefault="009B29C2" w:rsidP="009B29C2">
      <w:pPr>
        <w:ind w:right="-1"/>
        <w:jc w:val="left"/>
        <w:rPr>
          <w:lang w:val="en-US"/>
        </w:rPr>
      </w:pPr>
    </w:p>
    <w:p w14:paraId="12ED3768" w14:textId="77777777" w:rsidR="002C564B" w:rsidRPr="0058281A" w:rsidRDefault="002C564B" w:rsidP="009B29C2">
      <w:pPr>
        <w:pStyle w:val="Caption"/>
        <w:rPr>
          <w:sz w:val="20"/>
          <w:szCs w:val="20"/>
          <w:u w:val="single"/>
          <w:lang w:val="en-US"/>
        </w:rPr>
      </w:pPr>
      <w:bookmarkStart w:id="161" w:name="_Toc298487493"/>
      <w:bookmarkEnd w:id="160"/>
      <w:r w:rsidRPr="0058281A">
        <w:rPr>
          <w:sz w:val="20"/>
          <w:szCs w:val="20"/>
          <w:u w:val="single"/>
          <w:lang w:val="en-US"/>
        </w:rPr>
        <w:t>Ceramic capacitors</w:t>
      </w:r>
      <w:bookmarkEnd w:id="161"/>
      <w:r w:rsidR="009B29C2" w:rsidRPr="0058281A">
        <w:rPr>
          <w:sz w:val="20"/>
          <w:szCs w:val="20"/>
          <w:u w:val="single"/>
          <w:lang w:val="en-US"/>
        </w:rPr>
        <w:t>:</w:t>
      </w:r>
    </w:p>
    <w:p w14:paraId="317340A9" w14:textId="77777777" w:rsidR="002C564B" w:rsidRDefault="002C564B" w:rsidP="00130A13">
      <w:pPr>
        <w:tabs>
          <w:tab w:val="left" w:pos="9356"/>
        </w:tabs>
        <w:ind w:right="-1"/>
        <w:jc w:val="left"/>
        <w:rPr>
          <w:lang w:val="en-US"/>
        </w:rPr>
      </w:pPr>
      <w:r w:rsidRPr="0058281A">
        <w:rPr>
          <w:lang w:val="en-US"/>
        </w:rPr>
        <w:t>The spacing between ceramic capacitors and the PCB edge must be &gt;3mm minimum</w:t>
      </w:r>
      <w:r w:rsidR="00130A13" w:rsidRPr="0058281A">
        <w:rPr>
          <w:lang w:val="en-US"/>
        </w:rPr>
        <w:t xml:space="preserve">. </w:t>
      </w:r>
      <w:r w:rsidRPr="0058281A">
        <w:rPr>
          <w:lang w:val="en-US"/>
        </w:rPr>
        <w:t>Single ceramic film capacitors must not be used between supply voltage and GND. This circuitry requires two capacitors connected in series, arranged 90° one to another or one ceramic film capacitor and a protection resistance in series.</w:t>
      </w:r>
    </w:p>
    <w:p w14:paraId="2D846FDC" w14:textId="77777777" w:rsidR="009E3BE7" w:rsidRPr="0058281A" w:rsidRDefault="009E3BE7" w:rsidP="00130A13">
      <w:pPr>
        <w:tabs>
          <w:tab w:val="left" w:pos="9356"/>
        </w:tabs>
        <w:ind w:right="-1"/>
        <w:jc w:val="left"/>
        <w:rPr>
          <w:lang w:val="en-US"/>
        </w:rPr>
      </w:pPr>
      <w:r>
        <w:rPr>
          <w:lang w:val="en-US"/>
        </w:rPr>
        <w:br w:type="page"/>
      </w:r>
    </w:p>
    <w:p w14:paraId="4CC403F1" w14:textId="77777777" w:rsidR="00AA0529" w:rsidRPr="00D91638" w:rsidRDefault="00AA0529" w:rsidP="00132EE6">
      <w:pPr>
        <w:pStyle w:val="Heading2"/>
        <w:rPr>
          <w:lang w:val="en-US"/>
        </w:rPr>
      </w:pPr>
      <w:bookmarkStart w:id="162" w:name="_Toc338860399"/>
      <w:bookmarkStart w:id="163" w:name="_Toc78809100"/>
      <w:bookmarkEnd w:id="159"/>
      <w:r w:rsidRPr="00D91638">
        <w:rPr>
          <w:lang w:val="en-US"/>
        </w:rPr>
        <w:t>Immunity to electric and magnetic fields</w:t>
      </w:r>
      <w:bookmarkEnd w:id="162"/>
      <w:bookmarkEnd w:id="163"/>
    </w:p>
    <w:p w14:paraId="16D81729" w14:textId="6FD72084" w:rsidR="00973B55" w:rsidRPr="00D91638" w:rsidRDefault="00973B55" w:rsidP="00FF0A58">
      <w:pPr>
        <w:ind w:right="-1"/>
        <w:jc w:val="left"/>
        <w:rPr>
          <w:lang w:val="en-US"/>
        </w:rPr>
      </w:pPr>
      <w:r w:rsidRPr="00D91638">
        <w:rPr>
          <w:lang w:val="en-US"/>
        </w:rPr>
        <w:t xml:space="preserve">The sensor </w:t>
      </w:r>
      <w:r w:rsidR="00FF0A58" w:rsidRPr="00D91638">
        <w:rPr>
          <w:lang w:val="en-US"/>
        </w:rPr>
        <w:t xml:space="preserve">and its signal accuracy </w:t>
      </w:r>
      <w:r w:rsidRPr="00D91638">
        <w:rPr>
          <w:lang w:val="en-US"/>
        </w:rPr>
        <w:t xml:space="preserve">must </w:t>
      </w:r>
      <w:r w:rsidR="00FF0A58" w:rsidRPr="00D91638">
        <w:rPr>
          <w:lang w:val="en-US"/>
        </w:rPr>
        <w:t>not be affected by</w:t>
      </w:r>
      <w:r w:rsidRPr="00D91638">
        <w:rPr>
          <w:lang w:val="en-US"/>
        </w:rPr>
        <w:t xml:space="preserve"> technical magnetic fields, which occur in the environment</w:t>
      </w:r>
      <w:r w:rsidR="00FF0A58" w:rsidRPr="00D91638">
        <w:rPr>
          <w:lang w:val="en-US"/>
        </w:rPr>
        <w:t xml:space="preserve"> (Requirements according to </w:t>
      </w:r>
      <w:r w:rsidRPr="00D91638">
        <w:rPr>
          <w:lang w:val="en-US"/>
        </w:rPr>
        <w:t>ISO 11452-8</w:t>
      </w:r>
      <w:r w:rsidR="00FF0A58" w:rsidRPr="00D91638">
        <w:rPr>
          <w:lang w:val="en-US"/>
        </w:rPr>
        <w:t>, see chapter</w:t>
      </w:r>
      <w:r w:rsidR="008A6355" w:rsidRPr="00D91638">
        <w:rPr>
          <w:lang w:val="en-US"/>
        </w:rPr>
        <w:t xml:space="preserve"> </w:t>
      </w:r>
      <w:r w:rsidR="008A6355" w:rsidRPr="00D91638">
        <w:rPr>
          <w:lang w:val="en-US"/>
        </w:rPr>
        <w:fldChar w:fldCharType="begin"/>
      </w:r>
      <w:r w:rsidR="008A6355" w:rsidRPr="00D91638">
        <w:rPr>
          <w:lang w:val="en-US"/>
        </w:rPr>
        <w:instrText xml:space="preserve"> REF _Ref35428198 \r \h </w:instrText>
      </w:r>
      <w:r w:rsidR="00D91638">
        <w:rPr>
          <w:lang w:val="en-US"/>
        </w:rPr>
        <w:instrText xml:space="preserve"> \* MERGEFORMAT </w:instrText>
      </w:r>
      <w:r w:rsidR="008A6355" w:rsidRPr="00D91638">
        <w:rPr>
          <w:lang w:val="en-US"/>
        </w:rPr>
      </w:r>
      <w:r w:rsidR="008A6355" w:rsidRPr="00D91638">
        <w:rPr>
          <w:lang w:val="en-US"/>
        </w:rPr>
        <w:fldChar w:fldCharType="separate"/>
      </w:r>
      <w:r w:rsidR="00FF28F7">
        <w:rPr>
          <w:lang w:val="en-US"/>
        </w:rPr>
        <w:t>7.7.5</w:t>
      </w:r>
      <w:r w:rsidR="008A6355" w:rsidRPr="00D91638">
        <w:rPr>
          <w:lang w:val="en-US"/>
        </w:rPr>
        <w:fldChar w:fldCharType="end"/>
      </w:r>
      <w:r w:rsidR="00FF0A58" w:rsidRPr="00D91638">
        <w:rPr>
          <w:lang w:val="en-US"/>
        </w:rPr>
        <w:t>)</w:t>
      </w:r>
      <w:r w:rsidR="00EE7C24" w:rsidRPr="00D91638">
        <w:rPr>
          <w:lang w:val="en-US"/>
        </w:rPr>
        <w:t xml:space="preserve">. </w:t>
      </w:r>
    </w:p>
    <w:p w14:paraId="7AFD34DE" w14:textId="77777777" w:rsidR="00EE7C24" w:rsidRPr="00D91638" w:rsidRDefault="00EE7C24" w:rsidP="00FF0A58">
      <w:pPr>
        <w:ind w:right="-1"/>
        <w:jc w:val="left"/>
        <w:rPr>
          <w:lang w:val="en-US"/>
        </w:rPr>
      </w:pPr>
      <w:r w:rsidRPr="00D91638">
        <w:rPr>
          <w:lang w:val="en-US"/>
        </w:rPr>
        <w:t>Special attention must be paid to this topic if a magnetic sensor principle</w:t>
      </w:r>
      <w:r w:rsidR="007D2D32" w:rsidRPr="00D91638">
        <w:rPr>
          <w:lang w:val="en-US"/>
        </w:rPr>
        <w:t xml:space="preserve"> (such as Hall effect) is selected.</w:t>
      </w:r>
    </w:p>
    <w:p w14:paraId="5EE21298" w14:textId="77777777" w:rsidR="00973B55" w:rsidRPr="00D91638" w:rsidRDefault="00973B55" w:rsidP="00AA0529">
      <w:pPr>
        <w:autoSpaceDE w:val="0"/>
        <w:autoSpaceDN w:val="0"/>
        <w:adjustRightInd w:val="0"/>
        <w:ind w:right="0"/>
        <w:jc w:val="left"/>
        <w:rPr>
          <w:lang w:val="en-US"/>
        </w:rPr>
      </w:pPr>
    </w:p>
    <w:p w14:paraId="21F04B6E" w14:textId="52C6DFCC" w:rsidR="004A587F" w:rsidRPr="00D91638" w:rsidRDefault="004A587F" w:rsidP="004A587F">
      <w:pPr>
        <w:ind w:right="-1"/>
        <w:jc w:val="left"/>
        <w:rPr>
          <w:lang w:val="en-US"/>
        </w:rPr>
      </w:pPr>
      <w:r w:rsidRPr="00D91638">
        <w:rPr>
          <w:lang w:val="en-US"/>
        </w:rPr>
        <w:t>The sensor and its signal accuracy must not be affected by electrical fields, which occur in the environment (Requirements according to ISO 11452-</w:t>
      </w:r>
      <w:r w:rsidR="008A6355" w:rsidRPr="00D91638">
        <w:rPr>
          <w:lang w:val="en-US"/>
        </w:rPr>
        <w:t>2, ISO 11452-4</w:t>
      </w:r>
      <w:r w:rsidRPr="00D91638">
        <w:rPr>
          <w:lang w:val="en-US"/>
        </w:rPr>
        <w:t>, see chapter</w:t>
      </w:r>
      <w:r w:rsidR="008A6355" w:rsidRPr="00D91638">
        <w:rPr>
          <w:lang w:val="en-US"/>
        </w:rPr>
        <w:t xml:space="preserve"> </w:t>
      </w:r>
      <w:r w:rsidR="008A6355" w:rsidRPr="00D91638">
        <w:rPr>
          <w:lang w:val="en-US"/>
        </w:rPr>
        <w:fldChar w:fldCharType="begin"/>
      </w:r>
      <w:r w:rsidR="008A6355" w:rsidRPr="00D91638">
        <w:rPr>
          <w:lang w:val="en-US"/>
        </w:rPr>
        <w:instrText xml:space="preserve"> REF _Ref35428222 \r \h </w:instrText>
      </w:r>
      <w:r w:rsidR="00D91638">
        <w:rPr>
          <w:lang w:val="en-US"/>
        </w:rPr>
        <w:instrText xml:space="preserve"> \* MERGEFORMAT </w:instrText>
      </w:r>
      <w:r w:rsidR="008A6355" w:rsidRPr="00D91638">
        <w:rPr>
          <w:lang w:val="en-US"/>
        </w:rPr>
      </w:r>
      <w:r w:rsidR="008A6355" w:rsidRPr="00D91638">
        <w:rPr>
          <w:lang w:val="en-US"/>
        </w:rPr>
        <w:fldChar w:fldCharType="separate"/>
      </w:r>
      <w:r w:rsidR="00FF28F7">
        <w:rPr>
          <w:lang w:val="en-US"/>
        </w:rPr>
        <w:t>7.7.3</w:t>
      </w:r>
      <w:r w:rsidR="008A6355" w:rsidRPr="00D91638">
        <w:rPr>
          <w:lang w:val="en-US"/>
        </w:rPr>
        <w:fldChar w:fldCharType="end"/>
      </w:r>
      <w:r w:rsidRPr="00D91638">
        <w:rPr>
          <w:lang w:val="en-US"/>
        </w:rPr>
        <w:t xml:space="preserve">). </w:t>
      </w:r>
    </w:p>
    <w:p w14:paraId="1A8A7841" w14:textId="77777777" w:rsidR="00AA0529" w:rsidRPr="00D91638" w:rsidRDefault="00AA0529" w:rsidP="00132EE6">
      <w:pPr>
        <w:pStyle w:val="Heading2"/>
        <w:rPr>
          <w:lang w:val="en-US"/>
        </w:rPr>
      </w:pPr>
      <w:bookmarkStart w:id="164" w:name="_Toc338860400"/>
      <w:bookmarkStart w:id="165" w:name="_Toc78809101"/>
      <w:r w:rsidRPr="00D91638">
        <w:rPr>
          <w:lang w:val="en-US"/>
        </w:rPr>
        <w:t>Radiated emission</w:t>
      </w:r>
      <w:bookmarkEnd w:id="164"/>
      <w:bookmarkEnd w:id="165"/>
    </w:p>
    <w:p w14:paraId="4D341F6B" w14:textId="1E4ACA52" w:rsidR="00AA0529" w:rsidRDefault="00AA0529" w:rsidP="00AA0529">
      <w:pPr>
        <w:autoSpaceDE w:val="0"/>
        <w:autoSpaceDN w:val="0"/>
        <w:adjustRightInd w:val="0"/>
        <w:ind w:right="0"/>
        <w:jc w:val="left"/>
        <w:rPr>
          <w:lang w:val="en-US"/>
        </w:rPr>
      </w:pPr>
      <w:r w:rsidRPr="00D91638">
        <w:rPr>
          <w:lang w:val="en-US"/>
        </w:rPr>
        <w:t xml:space="preserve">The sensor may not radiate any electric or magnetic fields which could be suitable to disturb other devices or components </w:t>
      </w:r>
      <w:r w:rsidR="00AC5C30" w:rsidRPr="00D91638">
        <w:rPr>
          <w:lang w:val="en-US"/>
        </w:rPr>
        <w:t xml:space="preserve">(Requirements according to </w:t>
      </w:r>
      <w:r w:rsidRPr="00D91638">
        <w:rPr>
          <w:lang w:val="en-US"/>
        </w:rPr>
        <w:t>CISPR 25</w:t>
      </w:r>
      <w:r w:rsidR="00D91638" w:rsidRPr="00D91638">
        <w:rPr>
          <w:lang w:val="en-US"/>
        </w:rPr>
        <w:t xml:space="preserve">, see chapter </w:t>
      </w:r>
      <w:r w:rsidR="00D91638" w:rsidRPr="00D91638">
        <w:rPr>
          <w:lang w:val="en-US"/>
        </w:rPr>
        <w:fldChar w:fldCharType="begin"/>
      </w:r>
      <w:r w:rsidR="00D91638" w:rsidRPr="00D91638">
        <w:rPr>
          <w:lang w:val="en-US"/>
        </w:rPr>
        <w:instrText xml:space="preserve"> REF _Ref35431131 \r \h </w:instrText>
      </w:r>
      <w:r w:rsidR="00D91638">
        <w:rPr>
          <w:lang w:val="en-US"/>
        </w:rPr>
        <w:instrText xml:space="preserve"> \* MERGEFORMAT </w:instrText>
      </w:r>
      <w:r w:rsidR="00D91638" w:rsidRPr="00D91638">
        <w:rPr>
          <w:lang w:val="en-US"/>
        </w:rPr>
      </w:r>
      <w:r w:rsidR="00D91638" w:rsidRPr="00D91638">
        <w:rPr>
          <w:lang w:val="en-US"/>
        </w:rPr>
        <w:fldChar w:fldCharType="separate"/>
      </w:r>
      <w:r w:rsidR="00FF28F7">
        <w:rPr>
          <w:lang w:val="en-US"/>
        </w:rPr>
        <w:t>7.7.2</w:t>
      </w:r>
      <w:r w:rsidR="00D91638" w:rsidRPr="00D91638">
        <w:rPr>
          <w:lang w:val="en-US"/>
        </w:rPr>
        <w:fldChar w:fldCharType="end"/>
      </w:r>
      <w:r w:rsidR="00D91638" w:rsidRPr="00D91638">
        <w:rPr>
          <w:lang w:val="en-US"/>
        </w:rPr>
        <w:t>)</w:t>
      </w:r>
      <w:r w:rsidRPr="00D91638">
        <w:rPr>
          <w:lang w:val="en-US"/>
        </w:rPr>
        <w:t>.</w:t>
      </w:r>
    </w:p>
    <w:p w14:paraId="63A6227D" w14:textId="77777777" w:rsidR="004E4B43" w:rsidRPr="00444493" w:rsidRDefault="004E4B43" w:rsidP="00794408">
      <w:pPr>
        <w:pStyle w:val="Heading1"/>
        <w:rPr>
          <w:lang w:val="en-US"/>
        </w:rPr>
      </w:pPr>
      <w:bookmarkStart w:id="166" w:name="_Ref350935600"/>
      <w:bookmarkStart w:id="167" w:name="_Toc78809102"/>
      <w:r w:rsidRPr="00444493">
        <w:rPr>
          <w:lang w:val="en-US"/>
        </w:rPr>
        <w:t xml:space="preserve">Functional </w:t>
      </w:r>
      <w:r w:rsidR="00CE1A13" w:rsidRPr="00444493">
        <w:rPr>
          <w:lang w:val="en-US"/>
        </w:rPr>
        <w:t>d</w:t>
      </w:r>
      <w:r w:rsidRPr="00444493">
        <w:rPr>
          <w:lang w:val="en-US"/>
        </w:rPr>
        <w:t>ata</w:t>
      </w:r>
      <w:bookmarkEnd w:id="148"/>
      <w:bookmarkEnd w:id="149"/>
      <w:bookmarkEnd w:id="166"/>
      <w:bookmarkEnd w:id="167"/>
    </w:p>
    <w:p w14:paraId="7785EE59" w14:textId="77777777" w:rsidR="004121B9" w:rsidRPr="00444493" w:rsidRDefault="004121B9" w:rsidP="00132EE6">
      <w:pPr>
        <w:pStyle w:val="Heading2"/>
        <w:rPr>
          <w:lang w:val="en-US"/>
        </w:rPr>
      </w:pPr>
      <w:bookmarkStart w:id="168" w:name="_Ref323197066"/>
      <w:bookmarkStart w:id="169" w:name="_Ref323197407"/>
      <w:bookmarkStart w:id="170" w:name="_Ref323197429"/>
      <w:bookmarkStart w:id="171" w:name="_Ref323197471"/>
      <w:bookmarkStart w:id="172" w:name="_Toc78809103"/>
      <w:r w:rsidRPr="00444493">
        <w:rPr>
          <w:lang w:val="en-US"/>
        </w:rPr>
        <w:t>Sensor characteristic</w:t>
      </w:r>
      <w:bookmarkEnd w:id="168"/>
      <w:bookmarkEnd w:id="169"/>
      <w:bookmarkEnd w:id="170"/>
      <w:bookmarkEnd w:id="171"/>
      <w:bookmarkEnd w:id="172"/>
    </w:p>
    <w:p w14:paraId="6815BD79" w14:textId="0DD58953" w:rsidR="00A65457" w:rsidRPr="00444493" w:rsidRDefault="004121B9" w:rsidP="005E7A77">
      <w:pPr>
        <w:ind w:right="424"/>
        <w:jc w:val="left"/>
        <w:rPr>
          <w:lang w:val="en-US"/>
        </w:rPr>
      </w:pPr>
      <w:r w:rsidRPr="00444493">
        <w:rPr>
          <w:lang w:val="en-US"/>
        </w:rPr>
        <w:t>The</w:t>
      </w:r>
      <w:r w:rsidR="00C01433" w:rsidRPr="00444493">
        <w:rPr>
          <w:lang w:val="en-US"/>
        </w:rPr>
        <w:t xml:space="preserve"> required</w:t>
      </w:r>
      <w:r w:rsidRPr="00444493">
        <w:rPr>
          <w:lang w:val="en-US"/>
        </w:rPr>
        <w:t xml:space="preserve"> </w:t>
      </w:r>
      <w:r w:rsidR="00DB3591" w:rsidRPr="00444493">
        <w:rPr>
          <w:lang w:val="en-US"/>
        </w:rPr>
        <w:t xml:space="preserve">electrical </w:t>
      </w:r>
      <w:r w:rsidRPr="00444493">
        <w:rPr>
          <w:lang w:val="en-US"/>
        </w:rPr>
        <w:t xml:space="preserve">output signal of the sensor </w:t>
      </w:r>
      <w:r w:rsidR="00C01433" w:rsidRPr="00444493">
        <w:rPr>
          <w:lang w:val="en-US"/>
        </w:rPr>
        <w:t xml:space="preserve">versus the rotation angle </w:t>
      </w:r>
      <w:r w:rsidR="001F1504">
        <w:rPr>
          <w:lang w:val="en-US"/>
        </w:rPr>
        <w:t>(sensor input)</w:t>
      </w:r>
      <w:r w:rsidR="00DB3591" w:rsidRPr="00444493">
        <w:rPr>
          <w:lang w:val="en-US"/>
        </w:rPr>
        <w:t xml:space="preserve"> </w:t>
      </w:r>
      <w:r w:rsidR="006807CE" w:rsidRPr="00444493">
        <w:rPr>
          <w:lang w:val="en-US"/>
        </w:rPr>
        <w:t>as well as the acceptable tolerance limits are</w:t>
      </w:r>
      <w:r w:rsidR="00C01433" w:rsidRPr="00444493">
        <w:rPr>
          <w:lang w:val="en-US"/>
        </w:rPr>
        <w:t xml:space="preserve"> defined in the respective</w:t>
      </w:r>
      <w:r w:rsidRPr="00444493">
        <w:rPr>
          <w:lang w:val="en-US"/>
        </w:rPr>
        <w:t xml:space="preserve"> characteristic curves</w:t>
      </w:r>
      <w:r w:rsidR="00C01433" w:rsidRPr="00444493">
        <w:rPr>
          <w:lang w:val="en-US"/>
        </w:rPr>
        <w:t xml:space="preserve"> and</w:t>
      </w:r>
      <w:r w:rsidR="00A65457" w:rsidRPr="00444493">
        <w:rPr>
          <w:lang w:val="en-US"/>
        </w:rPr>
        <w:t xml:space="preserve"> specified in the accompanying Knorr-</w:t>
      </w:r>
      <w:proofErr w:type="spellStart"/>
      <w:r w:rsidR="00A65457" w:rsidRPr="00444493">
        <w:rPr>
          <w:lang w:val="en-US"/>
        </w:rPr>
        <w:t>Bremse</w:t>
      </w:r>
      <w:proofErr w:type="spellEnd"/>
      <w:r w:rsidR="00A65457" w:rsidRPr="00444493">
        <w:rPr>
          <w:lang w:val="en-US"/>
        </w:rPr>
        <w:t xml:space="preserve"> documents</w:t>
      </w:r>
      <w:r w:rsidR="005E7A77">
        <w:rPr>
          <w:lang w:val="en-US"/>
        </w:rPr>
        <w:t xml:space="preserve"> </w:t>
      </w:r>
      <w:r w:rsidR="00A65457" w:rsidRPr="00444493">
        <w:rPr>
          <w:rFonts w:cs="Times New Roman"/>
          <w:lang w:val="en-US"/>
        </w:rPr>
        <w:t>(</w:t>
      </w:r>
      <w:r w:rsidR="005E7A77">
        <w:rPr>
          <w:rFonts w:cs="Times New Roman"/>
          <w:lang w:val="en-US"/>
        </w:rPr>
        <w:t>s</w:t>
      </w:r>
      <w:r w:rsidR="00A65457" w:rsidRPr="00444493">
        <w:rPr>
          <w:rFonts w:cs="Times New Roman"/>
          <w:lang w:val="en-US"/>
        </w:rPr>
        <w:t xml:space="preserve">ee chapter </w:t>
      </w:r>
      <w:r w:rsidR="00FB53F4" w:rsidRPr="00444493">
        <w:rPr>
          <w:rFonts w:cs="Times New Roman"/>
          <w:lang w:val="en-US"/>
        </w:rPr>
        <w:fldChar w:fldCharType="begin"/>
      </w:r>
      <w:r w:rsidR="00FB53F4" w:rsidRPr="00444493">
        <w:rPr>
          <w:rFonts w:cs="Times New Roman"/>
          <w:lang w:val="en-US"/>
        </w:rPr>
        <w:instrText xml:space="preserve"> REF _Ref370377583 \r \h </w:instrText>
      </w:r>
      <w:r w:rsidR="008C18EE" w:rsidRPr="00444493">
        <w:rPr>
          <w:rFonts w:cs="Times New Roman"/>
          <w:lang w:val="en-US"/>
        </w:rPr>
        <w:instrText xml:space="preserve"> \* MERGEFORMAT </w:instrText>
      </w:r>
      <w:r w:rsidR="00FB53F4" w:rsidRPr="00444493">
        <w:rPr>
          <w:rFonts w:cs="Times New Roman"/>
          <w:lang w:val="en-US"/>
        </w:rPr>
      </w:r>
      <w:r w:rsidR="00FB53F4" w:rsidRPr="00444493">
        <w:rPr>
          <w:rFonts w:cs="Times New Roman"/>
          <w:lang w:val="en-US"/>
        </w:rPr>
        <w:fldChar w:fldCharType="separate"/>
      </w:r>
      <w:r w:rsidR="00FF28F7">
        <w:rPr>
          <w:rFonts w:cs="Times New Roman"/>
          <w:lang w:val="en-US"/>
        </w:rPr>
        <w:t>2.3</w:t>
      </w:r>
      <w:r w:rsidR="00FB53F4" w:rsidRPr="00444493">
        <w:rPr>
          <w:rFonts w:cs="Times New Roman"/>
          <w:lang w:val="en-US"/>
        </w:rPr>
        <w:fldChar w:fldCharType="end"/>
      </w:r>
      <w:r w:rsidR="00FB53F4" w:rsidRPr="00444493">
        <w:rPr>
          <w:rFonts w:cs="Times New Roman"/>
          <w:lang w:val="en-US"/>
        </w:rPr>
        <w:t xml:space="preserve"> </w:t>
      </w:r>
      <w:r w:rsidR="00A65457" w:rsidRPr="00444493">
        <w:rPr>
          <w:rFonts w:cs="Times New Roman"/>
          <w:lang w:val="en-US"/>
        </w:rPr>
        <w:t>Sensor variants)</w:t>
      </w:r>
      <w:r w:rsidR="005E7A77">
        <w:rPr>
          <w:rFonts w:cs="Times New Roman"/>
          <w:lang w:val="en-US"/>
        </w:rPr>
        <w:t>.</w:t>
      </w:r>
    </w:p>
    <w:p w14:paraId="2512AF96" w14:textId="77777777" w:rsidR="00C01433" w:rsidRPr="00444493" w:rsidRDefault="00C01433" w:rsidP="004121B9">
      <w:pPr>
        <w:ind w:right="424"/>
        <w:jc w:val="left"/>
        <w:rPr>
          <w:lang w:val="en-US"/>
        </w:rPr>
      </w:pPr>
    </w:p>
    <w:p w14:paraId="58E6E528" w14:textId="5401E960" w:rsidR="000E0E3C" w:rsidRPr="00444493" w:rsidRDefault="000E0E3C" w:rsidP="00A71D6F">
      <w:pPr>
        <w:ind w:right="424"/>
        <w:jc w:val="left"/>
        <w:rPr>
          <w:lang w:val="en-US"/>
        </w:rPr>
      </w:pPr>
      <w:r w:rsidRPr="00444493">
        <w:rPr>
          <w:lang w:val="en-US"/>
        </w:rPr>
        <w:t xml:space="preserve">The </w:t>
      </w:r>
      <w:r w:rsidR="00130A13" w:rsidRPr="00444493">
        <w:rPr>
          <w:lang w:val="en-US"/>
        </w:rPr>
        <w:t>angles</w:t>
      </w:r>
      <w:r w:rsidRPr="00444493">
        <w:rPr>
          <w:lang w:val="en-US"/>
        </w:rPr>
        <w:t xml:space="preserve"> </w:t>
      </w:r>
      <w:r w:rsidR="00130A13" w:rsidRPr="00444493">
        <w:rPr>
          <w:lang w:val="en-US"/>
        </w:rPr>
        <w:t xml:space="preserve">specified in the </w:t>
      </w:r>
      <w:r w:rsidR="00946907" w:rsidRPr="00444493">
        <w:rPr>
          <w:lang w:val="en-US"/>
        </w:rPr>
        <w:t>characteristic curves</w:t>
      </w:r>
      <w:r w:rsidR="00130A13" w:rsidRPr="00444493">
        <w:rPr>
          <w:lang w:val="en-US"/>
        </w:rPr>
        <w:t xml:space="preserve"> </w:t>
      </w:r>
      <w:r w:rsidRPr="00444493">
        <w:rPr>
          <w:lang w:val="en-US"/>
        </w:rPr>
        <w:t xml:space="preserve">are the rotation angles of the threaded spindle </w:t>
      </w:r>
      <w:r w:rsidR="00946907" w:rsidRPr="00444493">
        <w:rPr>
          <w:lang w:val="en-US"/>
        </w:rPr>
        <w:t xml:space="preserve">(sensor input) </w:t>
      </w:r>
      <w:r w:rsidRPr="00444493">
        <w:rPr>
          <w:lang w:val="en-US"/>
        </w:rPr>
        <w:t xml:space="preserve">of the </w:t>
      </w:r>
      <w:r w:rsidR="00130A13" w:rsidRPr="00444493">
        <w:rPr>
          <w:lang w:val="en-US"/>
        </w:rPr>
        <w:t xml:space="preserve">disc </w:t>
      </w:r>
      <w:r w:rsidR="00643992" w:rsidRPr="00444493">
        <w:rPr>
          <w:lang w:val="en-US"/>
        </w:rPr>
        <w:t>brake</w:t>
      </w:r>
      <w:r w:rsidR="00130A13" w:rsidRPr="00444493">
        <w:rPr>
          <w:lang w:val="en-US"/>
        </w:rPr>
        <w:t>. Applying the gear reduction of the sensor</w:t>
      </w:r>
      <w:r w:rsidRPr="00444493">
        <w:rPr>
          <w:lang w:val="en-US"/>
        </w:rPr>
        <w:t xml:space="preserve"> </w:t>
      </w:r>
      <w:r w:rsidR="00130A13" w:rsidRPr="00444493">
        <w:rPr>
          <w:lang w:val="en-US"/>
        </w:rPr>
        <w:t xml:space="preserve">this range will be reduced to </w:t>
      </w:r>
      <w:r w:rsidR="00DB3591" w:rsidRPr="00444493">
        <w:rPr>
          <w:lang w:val="en-US"/>
        </w:rPr>
        <w:t>an angle</w:t>
      </w:r>
      <w:r w:rsidR="00A17B61" w:rsidRPr="00444493">
        <w:rPr>
          <w:lang w:val="en-US"/>
        </w:rPr>
        <w:t xml:space="preserve"> range of the sensing element of</w:t>
      </w:r>
      <w:r w:rsidR="00DB3591" w:rsidRPr="00444493">
        <w:rPr>
          <w:lang w:val="en-US"/>
        </w:rPr>
        <w:t xml:space="preserve"> </w:t>
      </w:r>
      <w:r w:rsidR="00130A13" w:rsidRPr="00444493">
        <w:rPr>
          <w:lang w:val="en-US"/>
        </w:rPr>
        <w:t>&lt;360° (see chapter</w:t>
      </w:r>
      <w:r w:rsidR="005E7A77">
        <w:rPr>
          <w:lang w:val="en-US"/>
        </w:rPr>
        <w:t xml:space="preserve"> </w:t>
      </w:r>
      <w:r w:rsidR="005E7A77">
        <w:rPr>
          <w:lang w:val="en-US"/>
        </w:rPr>
        <w:fldChar w:fldCharType="begin"/>
      </w:r>
      <w:r w:rsidR="005E7A77">
        <w:rPr>
          <w:lang w:val="en-US"/>
        </w:rPr>
        <w:instrText xml:space="preserve"> REF _Ref35348660 \r \h </w:instrText>
      </w:r>
      <w:r w:rsidR="005E7A77">
        <w:rPr>
          <w:lang w:val="en-US"/>
        </w:rPr>
      </w:r>
      <w:r w:rsidR="005E7A77">
        <w:rPr>
          <w:lang w:val="en-US"/>
        </w:rPr>
        <w:fldChar w:fldCharType="separate"/>
      </w:r>
      <w:ins w:id="173" w:author="Steinhuber, Thomas" w:date="2021-08-03T09:52:00Z">
        <w:r w:rsidR="00FF28F7">
          <w:rPr>
            <w:lang w:val="en-US"/>
          </w:rPr>
          <w:t>4.5</w:t>
        </w:r>
      </w:ins>
      <w:del w:id="174" w:author="Steinhuber, Thomas" w:date="2021-08-03T09:52:00Z">
        <w:r w:rsidR="00E14861" w:rsidDel="00FF28F7">
          <w:rPr>
            <w:lang w:val="en-US"/>
          </w:rPr>
          <w:delText>4.6</w:delText>
        </w:r>
      </w:del>
      <w:r w:rsidR="005E7A77">
        <w:rPr>
          <w:lang w:val="en-US"/>
        </w:rPr>
        <w:fldChar w:fldCharType="end"/>
      </w:r>
      <w:r w:rsidR="00130A13" w:rsidRPr="00444493">
        <w:rPr>
          <w:lang w:val="en-US"/>
        </w:rPr>
        <w:t>).</w:t>
      </w:r>
    </w:p>
    <w:p w14:paraId="2CF21D4D" w14:textId="77777777" w:rsidR="000E0E3C" w:rsidRPr="00444493" w:rsidRDefault="00773B2E" w:rsidP="00132EE6">
      <w:pPr>
        <w:pStyle w:val="Heading2"/>
        <w:rPr>
          <w:rStyle w:val="definition2"/>
          <w:color w:val="auto"/>
          <w:sz w:val="20"/>
          <w:lang w:val="en-US"/>
        </w:rPr>
      </w:pPr>
      <w:bookmarkStart w:id="175" w:name="_Toc78809104"/>
      <w:r w:rsidRPr="00444493">
        <w:rPr>
          <w:rStyle w:val="definition2"/>
          <w:color w:val="auto"/>
          <w:sz w:val="20"/>
          <w:lang w:val="en-US"/>
        </w:rPr>
        <w:t>Signal prec</w:t>
      </w:r>
      <w:r w:rsidR="000E0E3C" w:rsidRPr="00444493">
        <w:rPr>
          <w:rStyle w:val="definition2"/>
          <w:color w:val="auto"/>
          <w:sz w:val="20"/>
          <w:lang w:val="en-US"/>
        </w:rPr>
        <w:t>ision</w:t>
      </w:r>
      <w:bookmarkEnd w:id="175"/>
    </w:p>
    <w:p w14:paraId="5F5AF0C8" w14:textId="77777777" w:rsidR="000E0E3C" w:rsidRPr="00E43A27" w:rsidRDefault="000E0E3C" w:rsidP="007C6B31">
      <w:pPr>
        <w:tabs>
          <w:tab w:val="right" w:pos="7938"/>
        </w:tabs>
        <w:spacing w:after="60"/>
        <w:ind w:right="0"/>
        <w:rPr>
          <w:lang w:val="en-US"/>
        </w:rPr>
      </w:pPr>
      <w:proofErr w:type="spellStart"/>
      <w:r w:rsidRPr="00E43A27">
        <w:rPr>
          <w:lang w:val="en-US"/>
        </w:rPr>
        <w:t>Ratiometric</w:t>
      </w:r>
      <w:r w:rsidR="00773B2E" w:rsidRPr="00E43A27">
        <w:rPr>
          <w:lang w:val="en-US"/>
        </w:rPr>
        <w:t>al</w:t>
      </w:r>
      <w:proofErr w:type="spellEnd"/>
      <w:r w:rsidRPr="00E43A27">
        <w:rPr>
          <w:lang w:val="en-US"/>
        </w:rPr>
        <w:t xml:space="preserve"> error:</w:t>
      </w:r>
      <w:r w:rsidRPr="00E43A27">
        <w:rPr>
          <w:lang w:val="en-US"/>
        </w:rPr>
        <w:tab/>
      </w:r>
      <w:r w:rsidR="00773B2E" w:rsidRPr="00E43A27">
        <w:rPr>
          <w:lang w:val="en-US"/>
        </w:rPr>
        <w:t xml:space="preserve">≤ </w:t>
      </w:r>
      <w:r w:rsidR="00C70C26" w:rsidRPr="00E43A27">
        <w:rPr>
          <w:lang w:val="en-US"/>
        </w:rPr>
        <w:t>5%</w:t>
      </w:r>
    </w:p>
    <w:p w14:paraId="3ED41261" w14:textId="77777777" w:rsidR="000E0E3C" w:rsidRPr="00E43A27" w:rsidRDefault="000E0E3C" w:rsidP="007C6B31">
      <w:pPr>
        <w:tabs>
          <w:tab w:val="right" w:pos="7938"/>
        </w:tabs>
        <w:spacing w:after="60"/>
        <w:ind w:right="0"/>
        <w:rPr>
          <w:lang w:val="en-US"/>
        </w:rPr>
      </w:pPr>
      <w:r w:rsidRPr="00E43A27">
        <w:rPr>
          <w:lang w:val="en-US"/>
        </w:rPr>
        <w:t>Resolution:</w:t>
      </w:r>
      <w:r w:rsidRPr="00E43A27">
        <w:rPr>
          <w:lang w:val="en-US"/>
        </w:rPr>
        <w:tab/>
        <w:t xml:space="preserve">≤ </w:t>
      </w:r>
      <w:r w:rsidR="00F20B54" w:rsidRPr="00E43A27">
        <w:rPr>
          <w:lang w:val="en-US"/>
        </w:rPr>
        <w:t>0.</w:t>
      </w:r>
      <w:r w:rsidR="00773B2E" w:rsidRPr="00E43A27">
        <w:rPr>
          <w:lang w:val="en-US"/>
        </w:rPr>
        <w:t>1°</w:t>
      </w:r>
    </w:p>
    <w:p w14:paraId="68D1F864" w14:textId="77777777" w:rsidR="000E0E3C" w:rsidRPr="00E43A27" w:rsidRDefault="000E0E3C" w:rsidP="007C6B31">
      <w:pPr>
        <w:tabs>
          <w:tab w:val="right" w:pos="7938"/>
        </w:tabs>
        <w:spacing w:after="60"/>
        <w:ind w:right="0"/>
        <w:rPr>
          <w:lang w:val="en-US"/>
        </w:rPr>
      </w:pPr>
      <w:r w:rsidRPr="00E43A27">
        <w:rPr>
          <w:lang w:val="en-US"/>
        </w:rPr>
        <w:t>Noise:</w:t>
      </w:r>
      <w:r w:rsidRPr="00E43A27">
        <w:rPr>
          <w:lang w:val="en-US"/>
        </w:rPr>
        <w:tab/>
      </w:r>
      <w:r w:rsidR="00773B2E" w:rsidRPr="00E43A27">
        <w:rPr>
          <w:lang w:val="en-US"/>
        </w:rPr>
        <w:t>≤ 20mV</w:t>
      </w:r>
    </w:p>
    <w:p w14:paraId="5A32F668" w14:textId="77777777" w:rsidR="000E0E3C" w:rsidRPr="00E43A27" w:rsidRDefault="000E0E3C" w:rsidP="007C6B31">
      <w:pPr>
        <w:tabs>
          <w:tab w:val="right" w:pos="7938"/>
        </w:tabs>
        <w:spacing w:after="60"/>
        <w:ind w:right="0"/>
        <w:rPr>
          <w:lang w:val="en-US"/>
        </w:rPr>
      </w:pPr>
      <w:r w:rsidRPr="00E43A27">
        <w:rPr>
          <w:lang w:val="en-US"/>
        </w:rPr>
        <w:t>Response time:</w:t>
      </w:r>
      <w:r w:rsidRPr="00E43A27">
        <w:rPr>
          <w:lang w:val="en-US"/>
        </w:rPr>
        <w:tab/>
        <w:t xml:space="preserve">≤ </w:t>
      </w:r>
      <w:r w:rsidR="00C70C26" w:rsidRPr="00E43A27">
        <w:rPr>
          <w:lang w:val="en-US"/>
        </w:rPr>
        <w:t>10</w:t>
      </w:r>
      <w:r w:rsidRPr="00E43A27">
        <w:rPr>
          <w:lang w:val="en-US"/>
        </w:rPr>
        <w:t>ms</w:t>
      </w:r>
    </w:p>
    <w:p w14:paraId="7023EB11" w14:textId="77777777" w:rsidR="00F20B54" w:rsidRPr="00E43A27" w:rsidRDefault="00F20B54" w:rsidP="000E0E3C">
      <w:pPr>
        <w:tabs>
          <w:tab w:val="right" w:pos="7938"/>
        </w:tabs>
        <w:ind w:right="-1"/>
        <w:rPr>
          <w:lang w:val="en-US"/>
        </w:rPr>
      </w:pPr>
    </w:p>
    <w:p w14:paraId="2CFDCB9C" w14:textId="77777777" w:rsidR="00F20B54" w:rsidRPr="00E43A27" w:rsidRDefault="00F20B54" w:rsidP="00E6080C">
      <w:pPr>
        <w:tabs>
          <w:tab w:val="right" w:pos="7938"/>
        </w:tabs>
        <w:spacing w:after="120"/>
        <w:ind w:right="0"/>
        <w:rPr>
          <w:lang w:val="en-US"/>
        </w:rPr>
      </w:pPr>
      <w:r w:rsidRPr="00E43A27">
        <w:rPr>
          <w:lang w:val="en-US"/>
        </w:rPr>
        <w:t>Maximum deviations of the sensor signal from the defined head curve (5V=100%):</w:t>
      </w:r>
    </w:p>
    <w:p w14:paraId="1F78F0D2" w14:textId="77777777" w:rsidR="00F20B54" w:rsidRPr="00E43A27" w:rsidRDefault="00F20B54" w:rsidP="007C6B31">
      <w:pPr>
        <w:tabs>
          <w:tab w:val="right" w:pos="7938"/>
        </w:tabs>
        <w:spacing w:after="60"/>
        <w:ind w:right="0"/>
        <w:rPr>
          <w:lang w:val="en-US"/>
        </w:rPr>
      </w:pPr>
      <w:r w:rsidRPr="00E43A27">
        <w:rPr>
          <w:lang w:val="en-US"/>
        </w:rPr>
        <w:t>Due to hysteresis:</w:t>
      </w:r>
      <w:r w:rsidRPr="00E43A27">
        <w:rPr>
          <w:lang w:val="en-US"/>
        </w:rPr>
        <w:tab/>
        <w:t>± 0.3%</w:t>
      </w:r>
    </w:p>
    <w:p w14:paraId="7DBB7743" w14:textId="77777777" w:rsidR="00F20B54" w:rsidRPr="00E43A27" w:rsidRDefault="00F20B54" w:rsidP="007C6B31">
      <w:pPr>
        <w:tabs>
          <w:tab w:val="right" w:pos="7938"/>
        </w:tabs>
        <w:spacing w:after="60"/>
        <w:ind w:right="0"/>
        <w:rPr>
          <w:lang w:val="en-US"/>
        </w:rPr>
      </w:pPr>
      <w:r w:rsidRPr="00E43A27">
        <w:rPr>
          <w:lang w:val="en-US"/>
        </w:rPr>
        <w:t>Due to temperature drift:</w:t>
      </w:r>
      <w:r w:rsidRPr="00E43A27">
        <w:rPr>
          <w:lang w:val="en-US"/>
        </w:rPr>
        <w:tab/>
      </w:r>
      <w:r w:rsidR="00D346CA" w:rsidRPr="00E43A27">
        <w:rPr>
          <w:lang w:val="en-US"/>
        </w:rPr>
        <w:t xml:space="preserve">± </w:t>
      </w:r>
      <w:r w:rsidRPr="00E43A27">
        <w:rPr>
          <w:lang w:val="en-US"/>
        </w:rPr>
        <w:t>0.3%</w:t>
      </w:r>
    </w:p>
    <w:p w14:paraId="1BDB306A" w14:textId="77777777" w:rsidR="00F20B54" w:rsidRPr="00E43A27" w:rsidRDefault="00F20B54" w:rsidP="007C6B31">
      <w:pPr>
        <w:tabs>
          <w:tab w:val="right" w:pos="7938"/>
        </w:tabs>
        <w:spacing w:after="60"/>
        <w:ind w:right="0"/>
        <w:rPr>
          <w:lang w:val="en-US"/>
        </w:rPr>
      </w:pPr>
      <w:r w:rsidRPr="00E43A27">
        <w:rPr>
          <w:lang w:val="en-US"/>
        </w:rPr>
        <w:t>Due to magnetic fields (1000 A/m):</w:t>
      </w:r>
      <w:r w:rsidRPr="00E43A27">
        <w:rPr>
          <w:lang w:val="en-US"/>
        </w:rPr>
        <w:tab/>
      </w:r>
      <w:r w:rsidR="00D346CA" w:rsidRPr="00E43A27">
        <w:rPr>
          <w:lang w:val="en-US"/>
        </w:rPr>
        <w:t xml:space="preserve">± </w:t>
      </w:r>
      <w:r w:rsidRPr="00E43A27">
        <w:rPr>
          <w:lang w:val="en-US"/>
        </w:rPr>
        <w:t>0.3%</w:t>
      </w:r>
    </w:p>
    <w:p w14:paraId="42DD1BB7" w14:textId="77777777" w:rsidR="00F20B54" w:rsidRPr="00E43A27" w:rsidRDefault="00F20B54" w:rsidP="007C6B31">
      <w:pPr>
        <w:tabs>
          <w:tab w:val="right" w:pos="7938"/>
        </w:tabs>
        <w:spacing w:after="60"/>
        <w:ind w:right="0"/>
        <w:rPr>
          <w:lang w:val="en-US"/>
        </w:rPr>
      </w:pPr>
      <w:r w:rsidRPr="00E43A27">
        <w:rPr>
          <w:lang w:val="en-US"/>
        </w:rPr>
        <w:t>Due to wear over lifetime:</w:t>
      </w:r>
      <w:r w:rsidRPr="00E43A27">
        <w:rPr>
          <w:lang w:val="en-US"/>
        </w:rPr>
        <w:tab/>
      </w:r>
      <w:r w:rsidR="00D346CA" w:rsidRPr="00E43A27">
        <w:rPr>
          <w:lang w:val="en-US"/>
        </w:rPr>
        <w:t xml:space="preserve">± </w:t>
      </w:r>
      <w:r w:rsidRPr="00E43A27">
        <w:rPr>
          <w:lang w:val="en-US"/>
        </w:rPr>
        <w:t>0.2%</w:t>
      </w:r>
    </w:p>
    <w:p w14:paraId="377D00B7" w14:textId="77777777" w:rsidR="00AD2D31" w:rsidRPr="00444493" w:rsidRDefault="008E519E" w:rsidP="00132EE6">
      <w:pPr>
        <w:pStyle w:val="Heading2"/>
        <w:rPr>
          <w:lang w:val="en-US"/>
        </w:rPr>
      </w:pPr>
      <w:bookmarkStart w:id="176" w:name="_Toc78809105"/>
      <w:r w:rsidRPr="00444493">
        <w:rPr>
          <w:rStyle w:val="definition2"/>
          <w:color w:val="auto"/>
          <w:sz w:val="20"/>
          <w:lang w:val="en-US"/>
        </w:rPr>
        <w:t>Failure</w:t>
      </w:r>
      <w:r w:rsidRPr="00444493">
        <w:rPr>
          <w:lang w:val="en-US"/>
        </w:rPr>
        <w:t xml:space="preserve"> recognition</w:t>
      </w:r>
      <w:bookmarkEnd w:id="176"/>
    </w:p>
    <w:p w14:paraId="51914006" w14:textId="77777777" w:rsidR="0015446B" w:rsidRDefault="008E519E" w:rsidP="008E519E">
      <w:pPr>
        <w:pStyle w:val="BodyText"/>
        <w:tabs>
          <w:tab w:val="left" w:pos="1134"/>
        </w:tabs>
        <w:ind w:right="-1"/>
        <w:jc w:val="left"/>
        <w:rPr>
          <w:lang w:val="en-US"/>
        </w:rPr>
      </w:pPr>
      <w:r w:rsidRPr="00444493">
        <w:rPr>
          <w:lang w:val="en-US"/>
        </w:rPr>
        <w:t xml:space="preserve">A defect or damaged sensor </w:t>
      </w:r>
      <w:r w:rsidR="005E7A77">
        <w:rPr>
          <w:lang w:val="en-US"/>
        </w:rPr>
        <w:t xml:space="preserve">(continuous type) </w:t>
      </w:r>
      <w:r w:rsidRPr="00444493">
        <w:rPr>
          <w:lang w:val="en-US"/>
        </w:rPr>
        <w:t xml:space="preserve">shall have a defined state for failure recognition, </w:t>
      </w:r>
      <w:proofErr w:type="gramStart"/>
      <w:r w:rsidRPr="00444493">
        <w:rPr>
          <w:lang w:val="en-US"/>
        </w:rPr>
        <w:t>i.e.</w:t>
      </w:r>
      <w:proofErr w:type="gramEnd"/>
      <w:r w:rsidRPr="00444493">
        <w:rPr>
          <w:lang w:val="en-US"/>
        </w:rPr>
        <w:t xml:space="preserve"> a signal value of less than 0.5 V or more than 4.5 V.</w:t>
      </w:r>
    </w:p>
    <w:p w14:paraId="4C521453" w14:textId="77777777" w:rsidR="008E519E" w:rsidRPr="00444493" w:rsidRDefault="0015446B" w:rsidP="008E519E">
      <w:pPr>
        <w:pStyle w:val="BodyText"/>
        <w:tabs>
          <w:tab w:val="left" w:pos="1134"/>
        </w:tabs>
        <w:ind w:right="-1"/>
        <w:jc w:val="left"/>
        <w:rPr>
          <w:lang w:val="en-US"/>
        </w:rPr>
      </w:pPr>
      <w:r>
        <w:rPr>
          <w:lang w:val="en-US"/>
        </w:rPr>
        <w:br w:type="page"/>
      </w:r>
    </w:p>
    <w:p w14:paraId="03E28E72" w14:textId="77777777" w:rsidR="000D56B5" w:rsidRPr="0073023F" w:rsidRDefault="000D56B5" w:rsidP="00AD5318">
      <w:pPr>
        <w:pStyle w:val="Heading1"/>
        <w:rPr>
          <w:color w:val="000000"/>
          <w:lang w:val="en-US"/>
        </w:rPr>
      </w:pPr>
      <w:bookmarkStart w:id="177" w:name="_Ref276731238"/>
      <w:bookmarkStart w:id="178" w:name="_Toc280095918"/>
      <w:bookmarkStart w:id="179" w:name="_Toc338860405"/>
      <w:bookmarkStart w:id="180" w:name="_Toc78809106"/>
      <w:r w:rsidRPr="0073023F">
        <w:rPr>
          <w:color w:val="000000"/>
          <w:lang w:val="en-US"/>
        </w:rPr>
        <w:t>Validation Tests</w:t>
      </w:r>
      <w:bookmarkEnd w:id="177"/>
      <w:bookmarkEnd w:id="178"/>
      <w:bookmarkEnd w:id="179"/>
      <w:bookmarkEnd w:id="180"/>
    </w:p>
    <w:p w14:paraId="257F5A2C" w14:textId="77777777" w:rsidR="00AD5318" w:rsidRPr="00444493" w:rsidRDefault="00AD5318" w:rsidP="00132EE6">
      <w:pPr>
        <w:pStyle w:val="Heading2"/>
        <w:rPr>
          <w:lang w:val="en-US"/>
        </w:rPr>
      </w:pPr>
      <w:bookmarkStart w:id="181" w:name="_Toc78809107"/>
      <w:r w:rsidRPr="00444493">
        <w:rPr>
          <w:rStyle w:val="definition2"/>
          <w:color w:val="auto"/>
          <w:sz w:val="20"/>
        </w:rPr>
        <w:t>General</w:t>
      </w:r>
      <w:bookmarkEnd w:id="181"/>
    </w:p>
    <w:p w14:paraId="21B30AA6" w14:textId="39646AD4" w:rsidR="000D56B5" w:rsidRDefault="000D56B5" w:rsidP="00AD5318">
      <w:pPr>
        <w:autoSpaceDE w:val="0"/>
        <w:autoSpaceDN w:val="0"/>
        <w:adjustRightInd w:val="0"/>
        <w:ind w:right="0"/>
        <w:jc w:val="left"/>
        <w:rPr>
          <w:lang w:val="en-US"/>
        </w:rPr>
      </w:pPr>
      <w:r w:rsidRPr="00444493">
        <w:rPr>
          <w:lang w:val="en-US"/>
        </w:rPr>
        <w:t xml:space="preserve">The tests </w:t>
      </w:r>
      <w:r w:rsidR="007118FD">
        <w:rPr>
          <w:lang w:val="en-US"/>
        </w:rPr>
        <w:t xml:space="preserve">(chapter </w:t>
      </w:r>
      <w:r w:rsidR="007118FD">
        <w:rPr>
          <w:lang w:val="en-US"/>
        </w:rPr>
        <w:fldChar w:fldCharType="begin"/>
      </w:r>
      <w:r w:rsidR="007118FD">
        <w:rPr>
          <w:lang w:val="en-US"/>
        </w:rPr>
        <w:instrText xml:space="preserve"> REF _Ref34835462 \r \h </w:instrText>
      </w:r>
      <w:r w:rsidR="007118FD">
        <w:rPr>
          <w:lang w:val="en-US"/>
        </w:rPr>
      </w:r>
      <w:r w:rsidR="007118FD">
        <w:rPr>
          <w:lang w:val="en-US"/>
        </w:rPr>
        <w:fldChar w:fldCharType="separate"/>
      </w:r>
      <w:r w:rsidR="00FF28F7">
        <w:rPr>
          <w:lang w:val="en-US"/>
        </w:rPr>
        <w:t>7.3</w:t>
      </w:r>
      <w:r w:rsidR="007118FD">
        <w:rPr>
          <w:lang w:val="en-US"/>
        </w:rPr>
        <w:fldChar w:fldCharType="end"/>
      </w:r>
      <w:r w:rsidR="007118FD">
        <w:rPr>
          <w:lang w:val="en-US"/>
        </w:rPr>
        <w:t xml:space="preserve"> - </w:t>
      </w:r>
      <w:r w:rsidR="007118FD">
        <w:rPr>
          <w:lang w:val="en-US"/>
        </w:rPr>
        <w:fldChar w:fldCharType="begin"/>
      </w:r>
      <w:r w:rsidR="007118FD">
        <w:rPr>
          <w:lang w:val="en-US"/>
        </w:rPr>
        <w:instrText xml:space="preserve"> REF _Ref34835470 \r \h </w:instrText>
      </w:r>
      <w:r w:rsidR="007118FD">
        <w:rPr>
          <w:lang w:val="en-US"/>
        </w:rPr>
      </w:r>
      <w:r w:rsidR="007118FD">
        <w:rPr>
          <w:lang w:val="en-US"/>
        </w:rPr>
        <w:fldChar w:fldCharType="separate"/>
      </w:r>
      <w:r w:rsidR="00FF28F7">
        <w:rPr>
          <w:lang w:val="en-US"/>
        </w:rPr>
        <w:t>7.7.5</w:t>
      </w:r>
      <w:r w:rsidR="007118FD">
        <w:rPr>
          <w:lang w:val="en-US"/>
        </w:rPr>
        <w:fldChar w:fldCharType="end"/>
      </w:r>
      <w:r w:rsidR="00BE7FE5">
        <w:rPr>
          <w:lang w:val="en-US"/>
        </w:rPr>
        <w:t>7</w:t>
      </w:r>
      <w:r w:rsidR="007118FD">
        <w:rPr>
          <w:lang w:val="en-US"/>
        </w:rPr>
        <w:t xml:space="preserve">) </w:t>
      </w:r>
      <w:r w:rsidRPr="00444493">
        <w:rPr>
          <w:lang w:val="en-US"/>
        </w:rPr>
        <w:t>are executed by the supplier.</w:t>
      </w:r>
      <w:r w:rsidR="00AD5318" w:rsidRPr="00444493">
        <w:rPr>
          <w:lang w:val="en-US"/>
        </w:rPr>
        <w:t xml:space="preserve"> </w:t>
      </w:r>
      <w:r w:rsidRPr="00444493">
        <w:rPr>
          <w:lang w:val="en-US"/>
        </w:rPr>
        <w:t>By</w:t>
      </w:r>
      <w:r w:rsidR="00AD5318" w:rsidRPr="00444493">
        <w:rPr>
          <w:lang w:val="en-US"/>
        </w:rPr>
        <w:t xml:space="preserve"> the </w:t>
      </w:r>
      <w:r w:rsidRPr="00444493">
        <w:rPr>
          <w:lang w:val="en-US"/>
        </w:rPr>
        <w:t xml:space="preserve">tests described </w:t>
      </w:r>
      <w:r w:rsidR="00BB6B7A" w:rsidRPr="00444493">
        <w:rPr>
          <w:lang w:val="en-US"/>
        </w:rPr>
        <w:t xml:space="preserve">in </w:t>
      </w:r>
      <w:r w:rsidRPr="00444493">
        <w:rPr>
          <w:lang w:val="en-US"/>
        </w:rPr>
        <w:t xml:space="preserve">this section the supplier demonstrates that </w:t>
      </w:r>
      <w:r w:rsidR="00AD5318" w:rsidRPr="00444493">
        <w:rPr>
          <w:lang w:val="en-US"/>
        </w:rPr>
        <w:t xml:space="preserve">the </w:t>
      </w:r>
      <w:r w:rsidRPr="00444493">
        <w:rPr>
          <w:lang w:val="en-US"/>
        </w:rPr>
        <w:t>required parameters</w:t>
      </w:r>
      <w:r w:rsidR="00AD5318" w:rsidRPr="00444493">
        <w:rPr>
          <w:lang w:val="en-US"/>
        </w:rPr>
        <w:t xml:space="preserve"> </w:t>
      </w:r>
      <w:r w:rsidRPr="00444493">
        <w:rPr>
          <w:lang w:val="en-US"/>
        </w:rPr>
        <w:t xml:space="preserve">are tested. All the tests </w:t>
      </w:r>
      <w:proofErr w:type="gramStart"/>
      <w:r w:rsidRPr="00444493">
        <w:rPr>
          <w:lang w:val="en-US"/>
        </w:rPr>
        <w:t>have to</w:t>
      </w:r>
      <w:proofErr w:type="gramEnd"/>
      <w:r w:rsidRPr="00444493">
        <w:rPr>
          <w:lang w:val="en-US"/>
        </w:rPr>
        <w:t xml:space="preserve"> be passed. The test reports are provided to Knorr-</w:t>
      </w:r>
      <w:proofErr w:type="spellStart"/>
      <w:r w:rsidRPr="00444493">
        <w:rPr>
          <w:lang w:val="en-US"/>
        </w:rPr>
        <w:t>Bremse</w:t>
      </w:r>
      <w:proofErr w:type="spellEnd"/>
      <w:r w:rsidRPr="00444493">
        <w:rPr>
          <w:lang w:val="en-US"/>
        </w:rPr>
        <w:t>. If</w:t>
      </w:r>
      <w:r w:rsidR="00AD5318" w:rsidRPr="00444493">
        <w:rPr>
          <w:lang w:val="en-US"/>
        </w:rPr>
        <w:t xml:space="preserve"> </w:t>
      </w:r>
      <w:r w:rsidRPr="00444493">
        <w:rPr>
          <w:lang w:val="en-US"/>
        </w:rPr>
        <w:t xml:space="preserve">needed the supplier </w:t>
      </w:r>
      <w:proofErr w:type="gramStart"/>
      <w:r w:rsidRPr="00444493">
        <w:rPr>
          <w:lang w:val="en-US"/>
        </w:rPr>
        <w:t>has to</w:t>
      </w:r>
      <w:proofErr w:type="gramEnd"/>
      <w:r w:rsidRPr="00444493">
        <w:rPr>
          <w:lang w:val="en-US"/>
        </w:rPr>
        <w:t xml:space="preserve"> define additional tests to demonstrate that the performance of the</w:t>
      </w:r>
      <w:r w:rsidR="00AD5318" w:rsidRPr="00444493">
        <w:rPr>
          <w:lang w:val="en-US"/>
        </w:rPr>
        <w:t xml:space="preserve"> </w:t>
      </w:r>
      <w:r w:rsidRPr="00444493">
        <w:rPr>
          <w:lang w:val="en-US"/>
        </w:rPr>
        <w:t>sensor is ensured in all circumstances. The responsibility for the fulfil</w:t>
      </w:r>
      <w:r w:rsidR="00290412" w:rsidRPr="00444493">
        <w:rPr>
          <w:lang w:val="en-US"/>
        </w:rPr>
        <w:t>l</w:t>
      </w:r>
      <w:r w:rsidRPr="00444493">
        <w:rPr>
          <w:lang w:val="en-US"/>
        </w:rPr>
        <w:t>ment of the requirements of</w:t>
      </w:r>
      <w:r w:rsidR="00AD5318" w:rsidRPr="00444493">
        <w:rPr>
          <w:lang w:val="en-US"/>
        </w:rPr>
        <w:t xml:space="preserve"> </w:t>
      </w:r>
      <w:r w:rsidRPr="00444493">
        <w:rPr>
          <w:lang w:val="en-US"/>
        </w:rPr>
        <w:t xml:space="preserve">this specification is not affected by the tests. </w:t>
      </w:r>
      <w:r w:rsidR="00BB6B7A" w:rsidRPr="00444493">
        <w:rPr>
          <w:lang w:val="en-US"/>
        </w:rPr>
        <w:t>On request t</w:t>
      </w:r>
      <w:r w:rsidRPr="00444493">
        <w:rPr>
          <w:lang w:val="en-US"/>
        </w:rPr>
        <w:t>he supplier enables the participation of Knorr-</w:t>
      </w:r>
      <w:proofErr w:type="spellStart"/>
      <w:r w:rsidRPr="00444493">
        <w:rPr>
          <w:lang w:val="en-US"/>
        </w:rPr>
        <w:t>Bremse</w:t>
      </w:r>
      <w:proofErr w:type="spellEnd"/>
      <w:r w:rsidRPr="00444493">
        <w:rPr>
          <w:lang w:val="en-US"/>
        </w:rPr>
        <w:t xml:space="preserve"> at the validation test. </w:t>
      </w:r>
      <w:r w:rsidR="00BE7FE5">
        <w:rPr>
          <w:lang w:val="en-US"/>
        </w:rPr>
        <w:t xml:space="preserve">All </w:t>
      </w:r>
      <w:proofErr w:type="gramStart"/>
      <w:r w:rsidR="00BE7FE5">
        <w:rPr>
          <w:lang w:val="en-US"/>
        </w:rPr>
        <w:t>test</w:t>
      </w:r>
      <w:proofErr w:type="gramEnd"/>
      <w:r w:rsidR="00BE7FE5">
        <w:rPr>
          <w:lang w:val="en-US"/>
        </w:rPr>
        <w:t xml:space="preserve"> must be performed in fully mounted cover unit.</w:t>
      </w:r>
      <w:r w:rsidR="00BE7FE5" w:rsidRPr="00444493">
        <w:rPr>
          <w:lang w:val="en-US"/>
        </w:rPr>
        <w:t xml:space="preserve"> </w:t>
      </w:r>
      <w:r w:rsidRPr="00444493">
        <w:rPr>
          <w:lang w:val="en-US"/>
        </w:rPr>
        <w:t>Further details may be given in a separate test document.</w:t>
      </w:r>
    </w:p>
    <w:p w14:paraId="6CAC52C6" w14:textId="77777777" w:rsidR="00005E4C" w:rsidRDefault="00005E4C" w:rsidP="00AD5318">
      <w:pPr>
        <w:autoSpaceDE w:val="0"/>
        <w:autoSpaceDN w:val="0"/>
        <w:adjustRightInd w:val="0"/>
        <w:ind w:right="0"/>
        <w:jc w:val="left"/>
        <w:rPr>
          <w:lang w:val="en-US"/>
        </w:rPr>
      </w:pPr>
    </w:p>
    <w:p w14:paraId="29F07948" w14:textId="637A1183" w:rsidR="007118FD" w:rsidRDefault="008725E7" w:rsidP="00AD5318">
      <w:pPr>
        <w:autoSpaceDE w:val="0"/>
        <w:autoSpaceDN w:val="0"/>
        <w:adjustRightInd w:val="0"/>
        <w:ind w:right="0"/>
        <w:jc w:val="left"/>
        <w:rPr>
          <w:lang w:val="en-US"/>
        </w:rPr>
      </w:pPr>
      <w:r w:rsidRPr="00BF7849">
        <w:rPr>
          <w:lang w:val="en-US"/>
        </w:rPr>
        <w:t xml:space="preserve">In </w:t>
      </w:r>
      <w:proofErr w:type="gramStart"/>
      <w:r w:rsidRPr="00BF7849">
        <w:rPr>
          <w:lang w:val="en-US"/>
        </w:rPr>
        <w:t>addition</w:t>
      </w:r>
      <w:proofErr w:type="gramEnd"/>
      <w:r w:rsidRPr="00BF7849">
        <w:rPr>
          <w:lang w:val="en-US"/>
        </w:rPr>
        <w:t xml:space="preserve"> the </w:t>
      </w:r>
      <w:r w:rsidR="002B04F5">
        <w:rPr>
          <w:lang w:val="en-US"/>
        </w:rPr>
        <w:t xml:space="preserve">cover unit with </w:t>
      </w:r>
      <w:r w:rsidRPr="00BF7849">
        <w:rPr>
          <w:lang w:val="en-US"/>
        </w:rPr>
        <w:t>sensor has to pass the release tests on brake system level performed by Knorr-</w:t>
      </w:r>
      <w:proofErr w:type="spellStart"/>
      <w:r w:rsidRPr="00BF7849">
        <w:rPr>
          <w:lang w:val="en-US"/>
        </w:rPr>
        <w:t>Bremse</w:t>
      </w:r>
      <w:proofErr w:type="spellEnd"/>
      <w:r w:rsidRPr="00BF7849">
        <w:rPr>
          <w:lang w:val="en-US"/>
        </w:rPr>
        <w:t xml:space="preserve"> (s. chapter</w:t>
      </w:r>
      <w:r w:rsidR="001A60E6">
        <w:rPr>
          <w:lang w:val="en-US"/>
        </w:rPr>
        <w:t xml:space="preserve"> </w:t>
      </w:r>
      <w:r w:rsidR="001A60E6">
        <w:rPr>
          <w:lang w:val="en-US"/>
        </w:rPr>
        <w:fldChar w:fldCharType="begin"/>
      </w:r>
      <w:r w:rsidR="001A60E6">
        <w:rPr>
          <w:lang w:val="en-US"/>
        </w:rPr>
        <w:instrText xml:space="preserve"> REF _Ref34835406 \r \h </w:instrText>
      </w:r>
      <w:r w:rsidR="001A60E6">
        <w:rPr>
          <w:lang w:val="en-US"/>
        </w:rPr>
      </w:r>
      <w:r w:rsidR="001A60E6">
        <w:rPr>
          <w:lang w:val="en-US"/>
        </w:rPr>
        <w:fldChar w:fldCharType="separate"/>
      </w:r>
      <w:r w:rsidR="00FF28F7">
        <w:rPr>
          <w:lang w:val="en-US"/>
        </w:rPr>
        <w:t>7.8</w:t>
      </w:r>
      <w:r w:rsidR="001A60E6">
        <w:rPr>
          <w:lang w:val="en-US"/>
        </w:rPr>
        <w:fldChar w:fldCharType="end"/>
      </w:r>
      <w:r w:rsidR="00BE7FE5">
        <w:rPr>
          <w:lang w:val="en-US"/>
        </w:rPr>
        <w:t>8</w:t>
      </w:r>
      <w:r w:rsidRPr="00BF7849">
        <w:rPr>
          <w:lang w:val="en-US"/>
        </w:rPr>
        <w:t>). The sensor must withstand these tests undamaged and fully functional.</w:t>
      </w:r>
    </w:p>
    <w:p w14:paraId="096982AC" w14:textId="77777777" w:rsidR="000D56B5" w:rsidRPr="00444493" w:rsidRDefault="000D56B5" w:rsidP="00132EE6">
      <w:pPr>
        <w:pStyle w:val="Heading2"/>
        <w:rPr>
          <w:lang w:val="en-US"/>
        </w:rPr>
      </w:pPr>
      <w:bookmarkStart w:id="182" w:name="_Ref272850358"/>
      <w:bookmarkStart w:id="183" w:name="_Toc273010997"/>
      <w:bookmarkStart w:id="184" w:name="_Toc280095919"/>
      <w:bookmarkStart w:id="185" w:name="_Toc338860406"/>
      <w:bookmarkStart w:id="186" w:name="_Toc78809108"/>
      <w:r w:rsidRPr="00444493">
        <w:rPr>
          <w:rStyle w:val="definition2"/>
          <w:color w:val="auto"/>
          <w:sz w:val="20"/>
        </w:rPr>
        <w:t>Standard</w:t>
      </w:r>
      <w:r w:rsidRPr="00444493">
        <w:rPr>
          <w:lang w:val="en-US"/>
        </w:rPr>
        <w:t xml:space="preserve"> test requirements</w:t>
      </w:r>
      <w:bookmarkEnd w:id="182"/>
      <w:bookmarkEnd w:id="183"/>
      <w:bookmarkEnd w:id="184"/>
      <w:bookmarkEnd w:id="185"/>
      <w:bookmarkEnd w:id="186"/>
    </w:p>
    <w:p w14:paraId="2FC6A6D9" w14:textId="77777777" w:rsidR="000D56B5" w:rsidRPr="00444493" w:rsidRDefault="000D56B5" w:rsidP="000D56B5">
      <w:pPr>
        <w:autoSpaceDE w:val="0"/>
        <w:autoSpaceDN w:val="0"/>
        <w:adjustRightInd w:val="0"/>
        <w:ind w:right="0"/>
        <w:jc w:val="left"/>
        <w:rPr>
          <w:lang w:val="en-US"/>
        </w:rPr>
      </w:pPr>
      <w:r w:rsidRPr="00444493">
        <w:rPr>
          <w:lang w:val="en-US"/>
        </w:rPr>
        <w:t>During the tests, no unit is allowed to fail. If not explicitly specified a failure is defined as an event</w:t>
      </w:r>
      <w:r w:rsidR="00AD5318" w:rsidRPr="00444493">
        <w:rPr>
          <w:lang w:val="en-US"/>
        </w:rPr>
        <w:t xml:space="preserve"> </w:t>
      </w:r>
      <w:r w:rsidRPr="00444493">
        <w:rPr>
          <w:lang w:val="en-US"/>
        </w:rPr>
        <w:t xml:space="preserve">where </w:t>
      </w:r>
      <w:r w:rsidR="00CD2A91">
        <w:rPr>
          <w:lang w:val="en-US"/>
        </w:rPr>
        <w:t>the cover unit and the</w:t>
      </w:r>
      <w:r w:rsidRPr="00444493">
        <w:rPr>
          <w:lang w:val="en-US"/>
        </w:rPr>
        <w:t xml:space="preserve"> sensor does not correctly meet the requirements of the specification or is</w:t>
      </w:r>
      <w:r w:rsidR="00AD5318" w:rsidRPr="00444493">
        <w:rPr>
          <w:lang w:val="en-US"/>
        </w:rPr>
        <w:t xml:space="preserve"> </w:t>
      </w:r>
      <w:r w:rsidRPr="00444493">
        <w:rPr>
          <w:lang w:val="en-US"/>
        </w:rPr>
        <w:t>damaged/transformed into a state where K</w:t>
      </w:r>
      <w:r w:rsidR="00AD5318" w:rsidRPr="00444493">
        <w:rPr>
          <w:lang w:val="en-US"/>
        </w:rPr>
        <w:t>norr-</w:t>
      </w:r>
      <w:proofErr w:type="spellStart"/>
      <w:r w:rsidRPr="00444493">
        <w:rPr>
          <w:lang w:val="en-US"/>
        </w:rPr>
        <w:t>B</w:t>
      </w:r>
      <w:r w:rsidR="00AD5318" w:rsidRPr="00444493">
        <w:rPr>
          <w:lang w:val="en-US"/>
        </w:rPr>
        <w:t>remse</w:t>
      </w:r>
      <w:proofErr w:type="spellEnd"/>
      <w:r w:rsidRPr="00444493">
        <w:rPr>
          <w:lang w:val="en-US"/>
        </w:rPr>
        <w:t xml:space="preserve"> doubts the fulfil</w:t>
      </w:r>
      <w:r w:rsidR="00290412" w:rsidRPr="00444493">
        <w:rPr>
          <w:lang w:val="en-US"/>
        </w:rPr>
        <w:t>l</w:t>
      </w:r>
      <w:r w:rsidRPr="00444493">
        <w:rPr>
          <w:lang w:val="en-US"/>
        </w:rPr>
        <w:t>ment of these requirements over</w:t>
      </w:r>
      <w:r w:rsidR="00AD5318" w:rsidRPr="00444493">
        <w:rPr>
          <w:lang w:val="en-US"/>
        </w:rPr>
        <w:t xml:space="preserve"> </w:t>
      </w:r>
      <w:r w:rsidRPr="00444493">
        <w:rPr>
          <w:lang w:val="en-US"/>
        </w:rPr>
        <w:t>lifetime.</w:t>
      </w:r>
    </w:p>
    <w:p w14:paraId="72FBACAB" w14:textId="77777777" w:rsidR="00AD5318" w:rsidRPr="00444493" w:rsidRDefault="00AD5318" w:rsidP="000D56B5">
      <w:pPr>
        <w:autoSpaceDE w:val="0"/>
        <w:autoSpaceDN w:val="0"/>
        <w:adjustRightInd w:val="0"/>
        <w:ind w:right="0"/>
        <w:jc w:val="left"/>
        <w:rPr>
          <w:lang w:val="en-US"/>
        </w:rPr>
      </w:pPr>
    </w:p>
    <w:p w14:paraId="3C1C1428" w14:textId="77777777" w:rsidR="000D56B5" w:rsidRPr="00444493" w:rsidRDefault="000D56B5" w:rsidP="000D56B5">
      <w:pPr>
        <w:autoSpaceDE w:val="0"/>
        <w:autoSpaceDN w:val="0"/>
        <w:adjustRightInd w:val="0"/>
        <w:ind w:right="0"/>
        <w:jc w:val="left"/>
        <w:rPr>
          <w:lang w:val="en-US"/>
        </w:rPr>
      </w:pPr>
      <w:r w:rsidRPr="00444493">
        <w:rPr>
          <w:lang w:val="en-US"/>
        </w:rPr>
        <w:t>All test objects must be functionally tested before any other tests are performed. The product</w:t>
      </w:r>
      <w:r w:rsidR="00AD5318" w:rsidRPr="00444493">
        <w:rPr>
          <w:lang w:val="en-US"/>
        </w:rPr>
        <w:t xml:space="preserve"> </w:t>
      </w:r>
      <w:r w:rsidRPr="00444493">
        <w:rPr>
          <w:lang w:val="en-US"/>
        </w:rPr>
        <w:t xml:space="preserve">requirements of this specification must be </w:t>
      </w:r>
      <w:proofErr w:type="gramStart"/>
      <w:r w:rsidRPr="00444493">
        <w:rPr>
          <w:lang w:val="en-US"/>
        </w:rPr>
        <w:t>fulfilled at all times</w:t>
      </w:r>
      <w:proofErr w:type="gramEnd"/>
      <w:r w:rsidRPr="00444493">
        <w:rPr>
          <w:lang w:val="en-US"/>
        </w:rPr>
        <w:t>. The correct functionality of each</w:t>
      </w:r>
      <w:r w:rsidR="00A97489">
        <w:rPr>
          <w:lang w:val="en-US"/>
        </w:rPr>
        <w:t xml:space="preserve"> cover </w:t>
      </w:r>
      <w:r w:rsidR="00E63B8F">
        <w:rPr>
          <w:lang w:val="en-US"/>
        </w:rPr>
        <w:t>u</w:t>
      </w:r>
      <w:r w:rsidR="00A97489">
        <w:rPr>
          <w:lang w:val="en-US"/>
        </w:rPr>
        <w:t>nit and</w:t>
      </w:r>
      <w:r w:rsidR="00AD5318" w:rsidRPr="00444493">
        <w:rPr>
          <w:lang w:val="en-US"/>
        </w:rPr>
        <w:t xml:space="preserve"> </w:t>
      </w:r>
      <w:r w:rsidRPr="00444493">
        <w:rPr>
          <w:lang w:val="en-US"/>
        </w:rPr>
        <w:t xml:space="preserve">sensor will be tested before and after each test. This includes all functions of the </w:t>
      </w:r>
      <w:r w:rsidR="00E63B8F">
        <w:rPr>
          <w:lang w:val="en-US"/>
        </w:rPr>
        <w:t>cover unit</w:t>
      </w:r>
      <w:r w:rsidRPr="00444493">
        <w:rPr>
          <w:lang w:val="en-US"/>
        </w:rPr>
        <w:t xml:space="preserve"> </w:t>
      </w:r>
      <w:proofErr w:type="gramStart"/>
      <w:r w:rsidRPr="00444493">
        <w:rPr>
          <w:lang w:val="en-US"/>
        </w:rPr>
        <w:t>e.g.</w:t>
      </w:r>
      <w:proofErr w:type="gramEnd"/>
      <w:r w:rsidR="00AD5318" w:rsidRPr="00444493">
        <w:rPr>
          <w:lang w:val="en-US"/>
        </w:rPr>
        <w:t xml:space="preserve"> </w:t>
      </w:r>
      <w:r w:rsidRPr="00444493">
        <w:rPr>
          <w:lang w:val="en-US"/>
        </w:rPr>
        <w:t>mechanical, visual, electrical</w:t>
      </w:r>
      <w:r w:rsidR="00AD5318" w:rsidRPr="00444493">
        <w:rPr>
          <w:lang w:val="en-US"/>
        </w:rPr>
        <w:t xml:space="preserve"> etc. H</w:t>
      </w:r>
      <w:r w:rsidRPr="00444493">
        <w:rPr>
          <w:lang w:val="en-US"/>
        </w:rPr>
        <w:t>ead</w:t>
      </w:r>
      <w:r w:rsidR="00AD5318" w:rsidRPr="00444493">
        <w:rPr>
          <w:lang w:val="en-US"/>
        </w:rPr>
        <w:t xml:space="preserve"> </w:t>
      </w:r>
      <w:r w:rsidRPr="00444493">
        <w:rPr>
          <w:lang w:val="en-US"/>
        </w:rPr>
        <w:t>curves are to be recorded. If not stated differently the sensor</w:t>
      </w:r>
      <w:r w:rsidR="00AD5318" w:rsidRPr="00444493">
        <w:rPr>
          <w:lang w:val="en-US"/>
        </w:rPr>
        <w:t xml:space="preserve"> </w:t>
      </w:r>
      <w:r w:rsidRPr="00444493">
        <w:rPr>
          <w:lang w:val="en-US"/>
        </w:rPr>
        <w:t>signal is to be measured and recorded during each test. Details of the signal measuring may vary</w:t>
      </w:r>
      <w:r w:rsidR="00AD5318" w:rsidRPr="00444493">
        <w:rPr>
          <w:lang w:val="en-US"/>
        </w:rPr>
        <w:t xml:space="preserve"> </w:t>
      </w:r>
      <w:r w:rsidRPr="00444493">
        <w:rPr>
          <w:lang w:val="en-US"/>
        </w:rPr>
        <w:t>dep</w:t>
      </w:r>
      <w:r w:rsidR="00F9102F" w:rsidRPr="00444493">
        <w:rPr>
          <w:lang w:val="en-US"/>
        </w:rPr>
        <w:t>ending on the individual tests.</w:t>
      </w:r>
    </w:p>
    <w:p w14:paraId="1C3E1C13" w14:textId="77777777" w:rsidR="00F9102F" w:rsidRPr="00444493" w:rsidRDefault="00F9102F" w:rsidP="000D56B5">
      <w:pPr>
        <w:autoSpaceDE w:val="0"/>
        <w:autoSpaceDN w:val="0"/>
        <w:adjustRightInd w:val="0"/>
        <w:ind w:right="0"/>
        <w:jc w:val="left"/>
        <w:rPr>
          <w:lang w:val="en-US"/>
        </w:rPr>
      </w:pPr>
    </w:p>
    <w:p w14:paraId="15C7BAB4" w14:textId="77777777" w:rsidR="000D56B5" w:rsidRPr="00444493" w:rsidRDefault="000D56B5" w:rsidP="00F9102F">
      <w:pPr>
        <w:autoSpaceDE w:val="0"/>
        <w:autoSpaceDN w:val="0"/>
        <w:adjustRightInd w:val="0"/>
        <w:ind w:right="0"/>
        <w:jc w:val="left"/>
        <w:rPr>
          <w:lang w:val="en-US"/>
        </w:rPr>
      </w:pPr>
      <w:r w:rsidRPr="00444493">
        <w:rPr>
          <w:lang w:val="en-US"/>
        </w:rPr>
        <w:t>Any test object may be checked for compliance with these product requirements at any time during</w:t>
      </w:r>
      <w:r w:rsidR="00F9102F" w:rsidRPr="00444493">
        <w:rPr>
          <w:lang w:val="en-US"/>
        </w:rPr>
        <w:t xml:space="preserve"> the</w:t>
      </w:r>
      <w:r w:rsidRPr="00444493">
        <w:rPr>
          <w:lang w:val="en-US"/>
        </w:rPr>
        <w:t xml:space="preserve"> test</w:t>
      </w:r>
      <w:r w:rsidR="00F9102F" w:rsidRPr="00444493">
        <w:rPr>
          <w:lang w:val="en-US"/>
        </w:rPr>
        <w:t>s</w:t>
      </w:r>
      <w:r w:rsidRPr="00444493">
        <w:rPr>
          <w:lang w:val="en-US"/>
        </w:rPr>
        <w:t>.</w:t>
      </w:r>
    </w:p>
    <w:p w14:paraId="2A524EE7" w14:textId="77777777" w:rsidR="00F9102F" w:rsidRPr="00444493" w:rsidRDefault="00F9102F" w:rsidP="00F9102F">
      <w:pPr>
        <w:autoSpaceDE w:val="0"/>
        <w:autoSpaceDN w:val="0"/>
        <w:adjustRightInd w:val="0"/>
        <w:ind w:right="0"/>
        <w:jc w:val="left"/>
        <w:rPr>
          <w:lang w:val="en-US"/>
        </w:rPr>
      </w:pPr>
    </w:p>
    <w:p w14:paraId="32A9C0A5" w14:textId="77777777" w:rsidR="000D684A" w:rsidRPr="00444493" w:rsidRDefault="00F9102F" w:rsidP="000D684A">
      <w:pPr>
        <w:autoSpaceDE w:val="0"/>
        <w:autoSpaceDN w:val="0"/>
        <w:adjustRightInd w:val="0"/>
        <w:ind w:right="0"/>
        <w:jc w:val="left"/>
        <w:rPr>
          <w:lang w:val="en-US"/>
        </w:rPr>
      </w:pPr>
      <w:r w:rsidRPr="00444493">
        <w:rPr>
          <w:lang w:val="en-US"/>
        </w:rPr>
        <w:t xml:space="preserve">Unless otherwise specified the tests may require </w:t>
      </w:r>
      <w:proofErr w:type="gramStart"/>
      <w:r w:rsidRPr="00444493">
        <w:rPr>
          <w:lang w:val="en-US"/>
        </w:rPr>
        <w:t>to attach</w:t>
      </w:r>
      <w:proofErr w:type="gramEnd"/>
      <w:r w:rsidRPr="00444493">
        <w:rPr>
          <w:lang w:val="en-US"/>
        </w:rPr>
        <w:t xml:space="preserve"> the</w:t>
      </w:r>
      <w:r w:rsidR="00E63B8F">
        <w:rPr>
          <w:lang w:val="en-US"/>
        </w:rPr>
        <w:t xml:space="preserve"> cover unit or</w:t>
      </w:r>
      <w:r w:rsidRPr="00444493">
        <w:rPr>
          <w:lang w:val="en-US"/>
        </w:rPr>
        <w:t xml:space="preserve"> sensor to an adequate adapter </w:t>
      </w:r>
      <w:r w:rsidR="0001707E" w:rsidRPr="00444493">
        <w:rPr>
          <w:lang w:val="en-US"/>
        </w:rPr>
        <w:t>that corresponds to the installation conditions in the brake of the vehicle.</w:t>
      </w:r>
    </w:p>
    <w:p w14:paraId="355053C8" w14:textId="77777777" w:rsidR="000D684A" w:rsidRPr="00444493" w:rsidRDefault="000D684A" w:rsidP="000D684A">
      <w:pPr>
        <w:autoSpaceDE w:val="0"/>
        <w:autoSpaceDN w:val="0"/>
        <w:adjustRightInd w:val="0"/>
        <w:ind w:right="0"/>
        <w:jc w:val="left"/>
        <w:rPr>
          <w:lang w:val="en-US"/>
        </w:rPr>
      </w:pPr>
    </w:p>
    <w:p w14:paraId="65AAF153" w14:textId="77777777" w:rsidR="000D56B5" w:rsidRPr="00444493" w:rsidRDefault="000D56B5" w:rsidP="000D684A">
      <w:pPr>
        <w:autoSpaceDE w:val="0"/>
        <w:autoSpaceDN w:val="0"/>
        <w:adjustRightInd w:val="0"/>
        <w:ind w:right="0"/>
        <w:jc w:val="left"/>
        <w:rPr>
          <w:rFonts w:cs="Times New Roman"/>
          <w:lang w:val="en-US"/>
        </w:rPr>
      </w:pPr>
      <w:r w:rsidRPr="00444493">
        <w:rPr>
          <w:rFonts w:cs="Times New Roman"/>
          <w:lang w:val="en-US"/>
        </w:rPr>
        <w:t>The test conditions should be as given below if not specified otherwise:</w:t>
      </w:r>
    </w:p>
    <w:p w14:paraId="69F8FCE7" w14:textId="77777777" w:rsidR="000D56B5" w:rsidRPr="00444493" w:rsidRDefault="000D56B5" w:rsidP="000D56B5">
      <w:pPr>
        <w:tabs>
          <w:tab w:val="right" w:pos="7938"/>
        </w:tabs>
        <w:ind w:right="-1"/>
        <w:rPr>
          <w:lang w:val="en-US"/>
        </w:rPr>
      </w:pPr>
      <w:r w:rsidRPr="00444493">
        <w:rPr>
          <w:lang w:val="en-US"/>
        </w:rPr>
        <w:t xml:space="preserve">Ambient temperature: </w:t>
      </w:r>
      <w:r w:rsidRPr="00444493">
        <w:rPr>
          <w:lang w:val="en-US"/>
        </w:rPr>
        <w:tab/>
        <w:t xml:space="preserve">+ 20 </w:t>
      </w:r>
      <w:r w:rsidR="000D684A" w:rsidRPr="00444493">
        <w:rPr>
          <w:lang w:val="en-US"/>
        </w:rPr>
        <w:t>-</w:t>
      </w:r>
      <w:r w:rsidRPr="00444493">
        <w:rPr>
          <w:lang w:val="en-US"/>
        </w:rPr>
        <w:t xml:space="preserve"> 25 °C</w:t>
      </w:r>
    </w:p>
    <w:p w14:paraId="100B1E82" w14:textId="77777777" w:rsidR="000D56B5" w:rsidRDefault="000D56B5" w:rsidP="000D56B5">
      <w:pPr>
        <w:tabs>
          <w:tab w:val="right" w:pos="7938"/>
        </w:tabs>
        <w:ind w:right="-1"/>
        <w:rPr>
          <w:lang w:val="en-US"/>
        </w:rPr>
      </w:pPr>
      <w:r w:rsidRPr="00444493">
        <w:rPr>
          <w:lang w:val="en-US"/>
        </w:rPr>
        <w:t xml:space="preserve">Humidity: </w:t>
      </w:r>
      <w:r w:rsidRPr="00444493">
        <w:rPr>
          <w:lang w:val="en-US"/>
        </w:rPr>
        <w:tab/>
        <w:t>45</w:t>
      </w:r>
      <w:r w:rsidR="000D684A" w:rsidRPr="00444493">
        <w:rPr>
          <w:lang w:val="en-US"/>
        </w:rPr>
        <w:t xml:space="preserve"> -</w:t>
      </w:r>
      <w:r w:rsidRPr="00444493">
        <w:rPr>
          <w:lang w:val="en-US"/>
        </w:rPr>
        <w:t xml:space="preserve"> 75%</w:t>
      </w:r>
    </w:p>
    <w:p w14:paraId="159E2CFB" w14:textId="77777777" w:rsidR="009E3BE7" w:rsidRPr="00444493" w:rsidRDefault="009E3BE7" w:rsidP="000D56B5">
      <w:pPr>
        <w:tabs>
          <w:tab w:val="right" w:pos="7938"/>
        </w:tabs>
        <w:ind w:right="-1"/>
        <w:rPr>
          <w:lang w:val="en-US"/>
        </w:rPr>
      </w:pPr>
      <w:r>
        <w:rPr>
          <w:lang w:val="en-US"/>
        </w:rPr>
        <w:br w:type="page"/>
      </w:r>
    </w:p>
    <w:p w14:paraId="70306529" w14:textId="77777777" w:rsidR="000D56B5" w:rsidRPr="00444493" w:rsidRDefault="000D56B5" w:rsidP="00132EE6">
      <w:pPr>
        <w:pStyle w:val="Heading2"/>
        <w:rPr>
          <w:lang w:val="en-US"/>
        </w:rPr>
      </w:pPr>
      <w:bookmarkStart w:id="187" w:name="_Toc514655284"/>
      <w:bookmarkStart w:id="188" w:name="_Toc280095923"/>
      <w:bookmarkStart w:id="189" w:name="_Toc338860410"/>
      <w:bookmarkStart w:id="190" w:name="_Ref34835462"/>
      <w:bookmarkStart w:id="191" w:name="_Ref77950912"/>
      <w:bookmarkStart w:id="192" w:name="_Ref77950928"/>
      <w:bookmarkStart w:id="193" w:name="_Toc78809109"/>
      <w:r w:rsidRPr="00444493">
        <w:rPr>
          <w:rStyle w:val="definition2"/>
          <w:color w:val="auto"/>
          <w:sz w:val="20"/>
          <w:lang w:val="en-US"/>
        </w:rPr>
        <w:t>Climatic</w:t>
      </w:r>
      <w:r w:rsidRPr="00444493">
        <w:rPr>
          <w:lang w:val="en-US"/>
        </w:rPr>
        <w:t xml:space="preserve"> tests</w:t>
      </w:r>
      <w:bookmarkEnd w:id="187"/>
      <w:bookmarkEnd w:id="188"/>
      <w:bookmarkEnd w:id="189"/>
      <w:bookmarkEnd w:id="190"/>
      <w:bookmarkEnd w:id="191"/>
      <w:bookmarkEnd w:id="192"/>
      <w:bookmarkEnd w:id="193"/>
    </w:p>
    <w:p w14:paraId="0BA5B6C8" w14:textId="77777777" w:rsidR="000D56B5" w:rsidRDefault="000D56B5" w:rsidP="00CA2882">
      <w:pPr>
        <w:autoSpaceDE w:val="0"/>
        <w:autoSpaceDN w:val="0"/>
        <w:adjustRightInd w:val="0"/>
        <w:ind w:right="0"/>
        <w:jc w:val="left"/>
        <w:rPr>
          <w:lang w:val="en-US"/>
        </w:rPr>
      </w:pPr>
      <w:r w:rsidRPr="00444493">
        <w:rPr>
          <w:lang w:val="en-US"/>
        </w:rPr>
        <w:t xml:space="preserve">The sensor </w:t>
      </w:r>
      <w:proofErr w:type="gramStart"/>
      <w:r w:rsidRPr="00444493">
        <w:rPr>
          <w:lang w:val="en-US"/>
        </w:rPr>
        <w:t>is connected with</w:t>
      </w:r>
      <w:proofErr w:type="gramEnd"/>
      <w:r w:rsidRPr="00444493">
        <w:rPr>
          <w:lang w:val="en-US"/>
        </w:rPr>
        <w:t xml:space="preserve"> the electrical supply during the tests, unless otherwise specified.</w:t>
      </w:r>
      <w:r w:rsidR="00CA2882" w:rsidRPr="00444493">
        <w:rPr>
          <w:lang w:val="en-US"/>
        </w:rPr>
        <w:t xml:space="preserve"> </w:t>
      </w:r>
      <w:r w:rsidRPr="00444493">
        <w:rPr>
          <w:lang w:val="en-US"/>
        </w:rPr>
        <w:t xml:space="preserve">The specimen shall be visually inspected and electrically and mechanically checked. </w:t>
      </w:r>
    </w:p>
    <w:p w14:paraId="6F61C4E2" w14:textId="77777777" w:rsidR="000D56B5" w:rsidRPr="00444493" w:rsidRDefault="000D56B5" w:rsidP="00D90DB3">
      <w:pPr>
        <w:pStyle w:val="Heading3"/>
        <w:tabs>
          <w:tab w:val="num" w:pos="709"/>
        </w:tabs>
        <w:ind w:left="709" w:hanging="709"/>
        <w:rPr>
          <w:lang w:val="en-US"/>
        </w:rPr>
      </w:pPr>
      <w:bookmarkStart w:id="194" w:name="_Toc487452451"/>
      <w:bookmarkStart w:id="195" w:name="_Toc514655286"/>
      <w:bookmarkStart w:id="196" w:name="_Toc280095924"/>
      <w:bookmarkStart w:id="197" w:name="_Toc338860411"/>
      <w:bookmarkStart w:id="198" w:name="_Toc78809110"/>
      <w:r w:rsidRPr="00444493">
        <w:rPr>
          <w:lang w:val="en-US"/>
        </w:rPr>
        <w:t>Dry heat test</w:t>
      </w:r>
      <w:bookmarkEnd w:id="194"/>
      <w:bookmarkEnd w:id="195"/>
      <w:r w:rsidRPr="00444493">
        <w:rPr>
          <w:lang w:val="en-US"/>
        </w:rPr>
        <w:t xml:space="preserve"> / High Temperature</w:t>
      </w:r>
      <w:bookmarkEnd w:id="196"/>
      <w:bookmarkEnd w:id="197"/>
      <w:bookmarkEnd w:id="198"/>
    </w:p>
    <w:p w14:paraId="14CB1514" w14:textId="77777777" w:rsidR="000D56B5" w:rsidRPr="00444493" w:rsidRDefault="000D56B5" w:rsidP="000D56B5">
      <w:pPr>
        <w:tabs>
          <w:tab w:val="right" w:pos="7938"/>
        </w:tabs>
        <w:ind w:right="-1"/>
        <w:jc w:val="left"/>
        <w:rPr>
          <w:lang w:val="en-US"/>
        </w:rPr>
      </w:pPr>
      <w:r w:rsidRPr="00444493">
        <w:rPr>
          <w:lang w:val="en-US"/>
        </w:rPr>
        <w:t>Test according to</w:t>
      </w:r>
      <w:r w:rsidRPr="00444493">
        <w:rPr>
          <w:lang w:val="en-US"/>
        </w:rPr>
        <w:tab/>
        <w:t>IEC 60068 - 2 - 2</w:t>
      </w:r>
    </w:p>
    <w:p w14:paraId="4DF46739" w14:textId="77777777" w:rsidR="000D56B5" w:rsidRPr="00444493" w:rsidRDefault="000D56B5" w:rsidP="000D56B5">
      <w:pPr>
        <w:tabs>
          <w:tab w:val="right" w:pos="7938"/>
        </w:tabs>
        <w:ind w:right="-1"/>
        <w:jc w:val="left"/>
        <w:rPr>
          <w:lang w:val="en-US"/>
        </w:rPr>
      </w:pPr>
      <w:r w:rsidRPr="00444493">
        <w:rPr>
          <w:lang w:val="en-US"/>
        </w:rPr>
        <w:t>Upper test temperature</w:t>
      </w:r>
      <w:r w:rsidRPr="00444493">
        <w:rPr>
          <w:lang w:val="en-US"/>
        </w:rPr>
        <w:tab/>
        <w:t>100 °C</w:t>
      </w:r>
    </w:p>
    <w:p w14:paraId="3428D012" w14:textId="77777777" w:rsidR="000D56B5" w:rsidRPr="00444493" w:rsidRDefault="000D56B5" w:rsidP="000D56B5">
      <w:pPr>
        <w:tabs>
          <w:tab w:val="right" w:pos="7938"/>
        </w:tabs>
        <w:ind w:right="-1"/>
        <w:jc w:val="left"/>
        <w:rPr>
          <w:lang w:val="en-US"/>
        </w:rPr>
      </w:pPr>
      <w:r w:rsidRPr="00444493">
        <w:rPr>
          <w:lang w:val="en-US"/>
        </w:rPr>
        <w:t>Test duration operational (Power supply)</w:t>
      </w:r>
      <w:r w:rsidRPr="00444493">
        <w:rPr>
          <w:lang w:val="en-US"/>
        </w:rPr>
        <w:tab/>
        <w:t>72 h</w:t>
      </w:r>
    </w:p>
    <w:p w14:paraId="1CC31EA1" w14:textId="6BA7306A" w:rsidR="000D56B5" w:rsidRPr="00444493" w:rsidRDefault="008F7465" w:rsidP="000D56B5">
      <w:pPr>
        <w:tabs>
          <w:tab w:val="right" w:pos="7938"/>
        </w:tabs>
        <w:ind w:right="-1"/>
        <w:jc w:val="left"/>
        <w:rPr>
          <w:lang w:val="en-US"/>
        </w:rPr>
      </w:pPr>
      <w:r w:rsidRPr="00444493">
        <w:rPr>
          <w:noProof/>
          <w:lang w:val="en-US"/>
        </w:rPr>
        <mc:AlternateContent>
          <mc:Choice Requires="wps">
            <w:drawing>
              <wp:inline distT="0" distB="0" distL="0" distR="0" wp14:anchorId="28EAB0CC" wp14:editId="2610C01F">
                <wp:extent cx="4761230" cy="1958975"/>
                <wp:effectExtent l="0" t="0" r="0" b="0"/>
                <wp:docPr id="50" name="Text Box 1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1230" cy="1958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F1CE23" w14:textId="23093021" w:rsidR="00393638" w:rsidRDefault="00393638" w:rsidP="000D56B5">
                            <w:pPr>
                              <w:ind w:right="-44"/>
                              <w:jc w:val="left"/>
                            </w:pPr>
                            <w:r>
                              <w:rPr>
                                <w:noProof/>
                              </w:rPr>
                              <w:drawing>
                                <wp:inline distT="0" distB="0" distL="0" distR="0" wp14:anchorId="64A21694" wp14:editId="7A838819">
                                  <wp:extent cx="4655185" cy="1870075"/>
                                  <wp:effectExtent l="0" t="0" r="0" b="0"/>
                                  <wp:docPr id="3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5185" cy="1870075"/>
                                          </a:xfrm>
                                          <a:prstGeom prst="rect">
                                            <a:avLst/>
                                          </a:prstGeom>
                                          <a:noFill/>
                                          <a:ln>
                                            <a:noFill/>
                                          </a:ln>
                                        </pic:spPr>
                                      </pic:pic>
                                    </a:graphicData>
                                  </a:graphic>
                                </wp:inline>
                              </w:drawing>
                            </w:r>
                          </w:p>
                        </w:txbxContent>
                      </wps:txbx>
                      <wps:bodyPr rot="0" vert="horz" wrap="none" lIns="54000" tIns="45720" rIns="54000" bIns="45720" anchor="t" anchorCtr="0" upright="1">
                        <a:spAutoFit/>
                      </wps:bodyPr>
                    </wps:wsp>
                  </a:graphicData>
                </a:graphic>
              </wp:inline>
            </w:drawing>
          </mc:Choice>
          <mc:Fallback>
            <w:pict>
              <v:shape w14:anchorId="28EAB0CC" id="Text Box 1352" o:spid="_x0000_s1027" type="#_x0000_t202" style="width:374.9pt;height:154.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" stroked="f">
                <v:textbox style="mso-fit-shape-to-text:t" inset="1.5mm,,1.5mm">
                  <w:txbxContent>
                    <w:p w14:paraId="2DF1CE23" w14:textId="23093021" w:rsidR="00393638" w:rsidRDefault="00393638" w:rsidP="000D56B5">
                      <w:pPr>
                        <w:ind w:right="-44"/>
                        <w:jc w:val="left"/>
                      </w:pPr>
                      <w:r>
                        <w:rPr>
                          <w:noProof/>
                        </w:rPr>
                        <w:drawing>
                          <wp:inline distT="0" distB="0" distL="0" distR="0" wp14:anchorId="64A21694" wp14:editId="7A838819">
                            <wp:extent cx="4655185" cy="1870075"/>
                            <wp:effectExtent l="0" t="0" r="0" b="0"/>
                            <wp:docPr id="3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5185" cy="1870075"/>
                                    </a:xfrm>
                                    <a:prstGeom prst="rect">
                                      <a:avLst/>
                                    </a:prstGeom>
                                    <a:noFill/>
                                    <a:ln>
                                      <a:noFill/>
                                    </a:ln>
                                  </pic:spPr>
                                </pic:pic>
                              </a:graphicData>
                            </a:graphic>
                          </wp:inline>
                        </w:drawing>
                      </w:r>
                    </w:p>
                  </w:txbxContent>
                </v:textbox>
                <w10:anchorlock/>
              </v:shape>
            </w:pict>
          </mc:Fallback>
        </mc:AlternateContent>
      </w:r>
    </w:p>
    <w:p w14:paraId="047AC309" w14:textId="77777777" w:rsidR="000D56B5" w:rsidRPr="00444493" w:rsidRDefault="000D56B5" w:rsidP="00436F3C">
      <w:pPr>
        <w:pStyle w:val="Heading3"/>
        <w:tabs>
          <w:tab w:val="num" w:pos="709"/>
        </w:tabs>
        <w:ind w:left="709" w:hanging="709"/>
        <w:rPr>
          <w:lang w:val="en-US"/>
        </w:rPr>
      </w:pPr>
      <w:bookmarkStart w:id="199" w:name="_Toc487452453"/>
      <w:bookmarkStart w:id="200" w:name="_Toc514655288"/>
      <w:bookmarkStart w:id="201" w:name="_Toc280095925"/>
      <w:bookmarkStart w:id="202" w:name="_Toc338860412"/>
      <w:bookmarkStart w:id="203" w:name="_Toc78809111"/>
      <w:r w:rsidRPr="00444493">
        <w:rPr>
          <w:lang w:val="en-US"/>
        </w:rPr>
        <w:t>Cold test</w:t>
      </w:r>
      <w:bookmarkEnd w:id="199"/>
      <w:bookmarkEnd w:id="200"/>
      <w:r w:rsidRPr="00444493">
        <w:rPr>
          <w:lang w:val="en-US"/>
        </w:rPr>
        <w:t xml:space="preserve"> / Low temperature (with storage)</w:t>
      </w:r>
      <w:bookmarkEnd w:id="201"/>
      <w:bookmarkEnd w:id="202"/>
      <w:bookmarkEnd w:id="203"/>
    </w:p>
    <w:p w14:paraId="7498DAC0" w14:textId="77777777" w:rsidR="000D56B5" w:rsidRPr="00444493" w:rsidRDefault="000D56B5" w:rsidP="000D56B5">
      <w:pPr>
        <w:tabs>
          <w:tab w:val="right" w:pos="7938"/>
        </w:tabs>
        <w:ind w:right="-1"/>
        <w:jc w:val="left"/>
        <w:rPr>
          <w:lang w:val="en-US"/>
        </w:rPr>
      </w:pPr>
      <w:r w:rsidRPr="00444493">
        <w:rPr>
          <w:lang w:val="en-US"/>
        </w:rPr>
        <w:t>Test according to</w:t>
      </w:r>
      <w:r w:rsidRPr="00444493">
        <w:rPr>
          <w:lang w:val="en-US"/>
        </w:rPr>
        <w:tab/>
        <w:t>IEC 60068 - 2 - 1</w:t>
      </w:r>
    </w:p>
    <w:p w14:paraId="270CF794" w14:textId="77777777" w:rsidR="000D56B5" w:rsidRPr="00444493" w:rsidRDefault="000D56B5" w:rsidP="000D56B5">
      <w:pPr>
        <w:tabs>
          <w:tab w:val="right" w:pos="7938"/>
        </w:tabs>
        <w:ind w:right="-1"/>
        <w:jc w:val="left"/>
        <w:rPr>
          <w:lang w:val="en-US"/>
        </w:rPr>
      </w:pPr>
      <w:r w:rsidRPr="00444493">
        <w:rPr>
          <w:lang w:val="en-US"/>
        </w:rPr>
        <w:t>Lower test temperature</w:t>
      </w:r>
      <w:r w:rsidRPr="00444493">
        <w:rPr>
          <w:lang w:val="en-US"/>
        </w:rPr>
        <w:tab/>
      </w:r>
      <w:r w:rsidRPr="001C00DA">
        <w:rPr>
          <w:lang w:val="en-US"/>
        </w:rPr>
        <w:t>-</w:t>
      </w:r>
      <w:r w:rsidRPr="00B7675F">
        <w:rPr>
          <w:lang w:val="en-US"/>
        </w:rPr>
        <w:t>4</w:t>
      </w:r>
      <w:r w:rsidR="005D43E8" w:rsidRPr="00B7675F">
        <w:rPr>
          <w:lang w:val="en-US"/>
        </w:rPr>
        <w:t>0</w:t>
      </w:r>
      <w:r w:rsidRPr="00B7675F">
        <w:rPr>
          <w:lang w:val="en-US"/>
        </w:rPr>
        <w:t xml:space="preserve"> °C</w:t>
      </w:r>
    </w:p>
    <w:p w14:paraId="3782BE1C" w14:textId="77777777" w:rsidR="000D56B5" w:rsidRPr="00444493" w:rsidRDefault="000D56B5" w:rsidP="000D56B5">
      <w:pPr>
        <w:tabs>
          <w:tab w:val="right" w:pos="7938"/>
        </w:tabs>
        <w:ind w:right="-1"/>
        <w:jc w:val="left"/>
        <w:rPr>
          <w:lang w:val="en-US"/>
        </w:rPr>
      </w:pPr>
      <w:r w:rsidRPr="00444493">
        <w:rPr>
          <w:lang w:val="en-US"/>
        </w:rPr>
        <w:t>Test duration operational (Power supply)</w:t>
      </w:r>
      <w:r w:rsidRPr="00444493">
        <w:rPr>
          <w:lang w:val="en-US"/>
        </w:rPr>
        <w:tab/>
        <w:t>72 h</w:t>
      </w:r>
    </w:p>
    <w:p w14:paraId="2DC40DBE" w14:textId="77777777" w:rsidR="000D56B5" w:rsidRPr="00444493" w:rsidRDefault="000D56B5" w:rsidP="000D56B5">
      <w:pPr>
        <w:tabs>
          <w:tab w:val="right" w:pos="7938"/>
        </w:tabs>
        <w:ind w:right="-1"/>
        <w:jc w:val="left"/>
        <w:rPr>
          <w:lang w:val="en-US"/>
        </w:rPr>
      </w:pPr>
    </w:p>
    <w:p w14:paraId="554FF622" w14:textId="60131F06" w:rsidR="000D56B5" w:rsidRDefault="008F7465" w:rsidP="000D56B5">
      <w:pPr>
        <w:tabs>
          <w:tab w:val="right" w:pos="7938"/>
        </w:tabs>
        <w:ind w:right="-1"/>
        <w:jc w:val="left"/>
        <w:rPr>
          <w:lang w:val="en-US"/>
        </w:rPr>
      </w:pPr>
      <w:r w:rsidRPr="00444493">
        <w:rPr>
          <w:noProof/>
          <w:lang w:val="en-US"/>
        </w:rPr>
        <w:drawing>
          <wp:inline distT="0" distB="0" distL="0" distR="0" wp14:anchorId="1262295F" wp14:editId="14AA307E">
            <wp:extent cx="3643630" cy="1891030"/>
            <wp:effectExtent l="0" t="0" r="0" b="0"/>
            <wp:docPr id="4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43630" cy="1891030"/>
                    </a:xfrm>
                    <a:prstGeom prst="rect">
                      <a:avLst/>
                    </a:prstGeom>
                    <a:noFill/>
                    <a:ln>
                      <a:noFill/>
                    </a:ln>
                  </pic:spPr>
                </pic:pic>
              </a:graphicData>
            </a:graphic>
          </wp:inline>
        </w:drawing>
      </w:r>
    </w:p>
    <w:p w14:paraId="77A25475" w14:textId="77777777" w:rsidR="000D56B5" w:rsidRPr="00444493" w:rsidRDefault="009E3BE7" w:rsidP="000D56B5">
      <w:pPr>
        <w:tabs>
          <w:tab w:val="right" w:pos="7938"/>
        </w:tabs>
        <w:ind w:right="-1"/>
        <w:jc w:val="left"/>
        <w:rPr>
          <w:lang w:val="en-US"/>
        </w:rPr>
      </w:pPr>
      <w:r>
        <w:rPr>
          <w:lang w:val="en-US"/>
        </w:rPr>
        <w:br w:type="page"/>
      </w:r>
    </w:p>
    <w:p w14:paraId="298F121A" w14:textId="77777777" w:rsidR="000D56B5" w:rsidRPr="00444493" w:rsidRDefault="000D56B5" w:rsidP="00436F3C">
      <w:pPr>
        <w:pStyle w:val="Heading3"/>
        <w:tabs>
          <w:tab w:val="num" w:pos="709"/>
        </w:tabs>
        <w:ind w:left="709" w:hanging="709"/>
        <w:rPr>
          <w:lang w:val="en-US"/>
        </w:rPr>
      </w:pPr>
      <w:bookmarkStart w:id="204" w:name="_Toc338860413"/>
      <w:bookmarkStart w:id="205" w:name="_Toc78809112"/>
      <w:r w:rsidRPr="00444493">
        <w:rPr>
          <w:lang w:val="en-US"/>
        </w:rPr>
        <w:t>Thermal shock</w:t>
      </w:r>
      <w:bookmarkEnd w:id="204"/>
      <w:bookmarkEnd w:id="205"/>
    </w:p>
    <w:p w14:paraId="70B64430" w14:textId="77777777" w:rsidR="000D56B5" w:rsidRPr="00444493" w:rsidRDefault="000D56B5" w:rsidP="000D56B5">
      <w:pPr>
        <w:tabs>
          <w:tab w:val="right" w:pos="7938"/>
        </w:tabs>
        <w:ind w:right="-1"/>
        <w:rPr>
          <w:lang w:val="en-US"/>
        </w:rPr>
      </w:pPr>
      <w:r w:rsidRPr="00444493">
        <w:rPr>
          <w:lang w:val="en-US"/>
        </w:rPr>
        <w:t>Test according to</w:t>
      </w:r>
      <w:r w:rsidRPr="00444493">
        <w:rPr>
          <w:lang w:val="en-US"/>
        </w:rPr>
        <w:tab/>
        <w:t>ISO 16750 - 4</w:t>
      </w:r>
    </w:p>
    <w:p w14:paraId="1B62CFFD" w14:textId="77777777" w:rsidR="000D56B5" w:rsidRPr="001C00DA" w:rsidRDefault="000D56B5" w:rsidP="000D56B5">
      <w:pPr>
        <w:tabs>
          <w:tab w:val="right" w:pos="7938"/>
        </w:tabs>
        <w:ind w:right="-1"/>
        <w:rPr>
          <w:lang w:val="en-US"/>
        </w:rPr>
      </w:pPr>
      <w:r w:rsidRPr="001C00DA">
        <w:rPr>
          <w:lang w:val="en-US"/>
        </w:rPr>
        <w:t>Lower stressing temperature</w:t>
      </w:r>
      <w:r w:rsidRPr="001C00DA">
        <w:rPr>
          <w:lang w:val="en-US"/>
        </w:rPr>
        <w:tab/>
      </w:r>
      <w:r w:rsidRPr="00B7675F">
        <w:rPr>
          <w:lang w:val="en-US"/>
        </w:rPr>
        <w:t>-4</w:t>
      </w:r>
      <w:r w:rsidR="005D43E8" w:rsidRPr="00B7675F">
        <w:rPr>
          <w:lang w:val="en-US"/>
        </w:rPr>
        <w:t>0</w:t>
      </w:r>
      <w:r w:rsidRPr="00B7675F">
        <w:rPr>
          <w:lang w:val="en-US"/>
        </w:rPr>
        <w:t xml:space="preserve"> °C</w:t>
      </w:r>
    </w:p>
    <w:p w14:paraId="38D1DBC7" w14:textId="77777777" w:rsidR="000D56B5" w:rsidRPr="00B7675F" w:rsidRDefault="000D56B5" w:rsidP="000D56B5">
      <w:pPr>
        <w:tabs>
          <w:tab w:val="right" w:pos="7938"/>
        </w:tabs>
        <w:ind w:right="-1"/>
        <w:rPr>
          <w:lang w:val="en-US"/>
        </w:rPr>
      </w:pPr>
      <w:r w:rsidRPr="00B7675F">
        <w:rPr>
          <w:lang w:val="en-US"/>
        </w:rPr>
        <w:t>Upper stressing temperature</w:t>
      </w:r>
      <w:r w:rsidRPr="00B7675F">
        <w:rPr>
          <w:lang w:val="en-US"/>
        </w:rPr>
        <w:tab/>
        <w:t>+85 °C</w:t>
      </w:r>
    </w:p>
    <w:p w14:paraId="65E923FA" w14:textId="77777777" w:rsidR="000D56B5" w:rsidRPr="00444493" w:rsidRDefault="000D56B5" w:rsidP="000D56B5">
      <w:pPr>
        <w:tabs>
          <w:tab w:val="right" w:pos="7938"/>
        </w:tabs>
        <w:ind w:right="-1"/>
        <w:rPr>
          <w:lang w:val="en-US"/>
        </w:rPr>
      </w:pPr>
      <w:r w:rsidRPr="00444493">
        <w:rPr>
          <w:lang w:val="en-US"/>
        </w:rPr>
        <w:t>Exposure time</w:t>
      </w:r>
      <w:r w:rsidRPr="00444493">
        <w:rPr>
          <w:lang w:val="en-US"/>
        </w:rPr>
        <w:tab/>
        <w:t>60 min</w:t>
      </w:r>
    </w:p>
    <w:p w14:paraId="3C1620FC" w14:textId="77777777" w:rsidR="000D56B5" w:rsidRPr="00444493" w:rsidRDefault="000D56B5" w:rsidP="000D56B5">
      <w:pPr>
        <w:tabs>
          <w:tab w:val="right" w:pos="7938"/>
        </w:tabs>
        <w:ind w:right="-1"/>
        <w:rPr>
          <w:lang w:val="en-US"/>
        </w:rPr>
      </w:pPr>
      <w:r w:rsidRPr="00444493">
        <w:rPr>
          <w:lang w:val="en-US"/>
        </w:rPr>
        <w:t xml:space="preserve">Transient duration </w:t>
      </w:r>
      <w:r w:rsidRPr="00444493">
        <w:rPr>
          <w:lang w:val="en-US"/>
        </w:rPr>
        <w:tab/>
        <w:t>&lt; 30 s</w:t>
      </w:r>
    </w:p>
    <w:p w14:paraId="37FC445B" w14:textId="77777777" w:rsidR="000D56B5" w:rsidRPr="00444493" w:rsidRDefault="000D56B5" w:rsidP="000D56B5">
      <w:pPr>
        <w:tabs>
          <w:tab w:val="right" w:pos="7938"/>
        </w:tabs>
        <w:ind w:right="-1"/>
        <w:rPr>
          <w:lang w:val="en-US"/>
        </w:rPr>
      </w:pPr>
      <w:r w:rsidRPr="00444493">
        <w:rPr>
          <w:lang w:val="en-US"/>
        </w:rPr>
        <w:t>Number of temperature cycles</w:t>
      </w:r>
      <w:r w:rsidRPr="00444493">
        <w:rPr>
          <w:lang w:val="en-US"/>
        </w:rPr>
        <w:tab/>
        <w:t>1000</w:t>
      </w:r>
    </w:p>
    <w:p w14:paraId="63D7249C" w14:textId="77777777" w:rsidR="000D56B5" w:rsidRPr="00444493" w:rsidRDefault="000D56B5" w:rsidP="000D56B5">
      <w:pPr>
        <w:tabs>
          <w:tab w:val="right" w:pos="7938"/>
        </w:tabs>
        <w:ind w:right="-1"/>
        <w:rPr>
          <w:lang w:val="en-US"/>
        </w:rPr>
      </w:pPr>
    </w:p>
    <w:p w14:paraId="4FA44E6F" w14:textId="77777777" w:rsidR="000D56B5" w:rsidRPr="00444493" w:rsidRDefault="000D56B5" w:rsidP="00436F3C">
      <w:pPr>
        <w:pStyle w:val="Heading3"/>
        <w:tabs>
          <w:tab w:val="num" w:pos="709"/>
        </w:tabs>
        <w:ind w:left="709" w:hanging="709"/>
        <w:rPr>
          <w:lang w:val="en-US"/>
        </w:rPr>
      </w:pPr>
      <w:bookmarkStart w:id="206" w:name="_Toc338860414"/>
      <w:bookmarkStart w:id="207" w:name="_Toc78809113"/>
      <w:r w:rsidRPr="00444493">
        <w:rPr>
          <w:lang w:val="en-US"/>
        </w:rPr>
        <w:t>Leakage test / Ice water shock test</w:t>
      </w:r>
      <w:bookmarkEnd w:id="206"/>
      <w:bookmarkEnd w:id="207"/>
    </w:p>
    <w:p w14:paraId="6D61E963" w14:textId="77777777" w:rsidR="000D56B5" w:rsidRPr="00444493" w:rsidRDefault="000D56B5" w:rsidP="000D56B5">
      <w:pPr>
        <w:tabs>
          <w:tab w:val="right" w:pos="7938"/>
        </w:tabs>
        <w:ind w:right="-1"/>
        <w:rPr>
          <w:lang w:val="en-US"/>
        </w:rPr>
      </w:pPr>
      <w:r w:rsidRPr="00444493">
        <w:rPr>
          <w:lang w:val="en-US"/>
        </w:rPr>
        <w:t xml:space="preserve">Test according to </w:t>
      </w:r>
      <w:r w:rsidRPr="00444493">
        <w:rPr>
          <w:lang w:val="en-US"/>
        </w:rPr>
        <w:tab/>
        <w:t>IEC60068-2-14 Nc</w:t>
      </w:r>
    </w:p>
    <w:p w14:paraId="60437ED6" w14:textId="77777777" w:rsidR="000D56B5" w:rsidRPr="00444493" w:rsidRDefault="000D56B5" w:rsidP="000D56B5">
      <w:pPr>
        <w:tabs>
          <w:tab w:val="right" w:pos="7938"/>
        </w:tabs>
        <w:ind w:right="-1"/>
        <w:rPr>
          <w:lang w:val="en-US"/>
        </w:rPr>
      </w:pPr>
      <w:r w:rsidRPr="00444493">
        <w:rPr>
          <w:lang w:val="en-US"/>
        </w:rPr>
        <w:t xml:space="preserve">Lower stressing temperature (water temperature) </w:t>
      </w:r>
      <w:r w:rsidRPr="00444493">
        <w:rPr>
          <w:lang w:val="en-US"/>
        </w:rPr>
        <w:tab/>
        <w:t>0 °C</w:t>
      </w:r>
    </w:p>
    <w:p w14:paraId="1865CBF5" w14:textId="77777777" w:rsidR="000D56B5" w:rsidRPr="00B7675F" w:rsidRDefault="000D56B5" w:rsidP="000D56B5">
      <w:pPr>
        <w:tabs>
          <w:tab w:val="right" w:pos="7938"/>
        </w:tabs>
        <w:ind w:right="-1"/>
        <w:rPr>
          <w:lang w:val="en-US"/>
        </w:rPr>
      </w:pPr>
      <w:r w:rsidRPr="00B7675F">
        <w:rPr>
          <w:lang w:val="en-US"/>
        </w:rPr>
        <w:t xml:space="preserve">Upper stressing temperature </w:t>
      </w:r>
      <w:r w:rsidRPr="00B7675F">
        <w:rPr>
          <w:lang w:val="en-US"/>
        </w:rPr>
        <w:tab/>
        <w:t>85 °C</w:t>
      </w:r>
    </w:p>
    <w:p w14:paraId="144E4548" w14:textId="77777777" w:rsidR="000D56B5" w:rsidRPr="00444493" w:rsidRDefault="000D56B5" w:rsidP="000D56B5">
      <w:pPr>
        <w:tabs>
          <w:tab w:val="right" w:pos="7938"/>
        </w:tabs>
        <w:ind w:right="-1"/>
        <w:rPr>
          <w:lang w:val="en-US"/>
        </w:rPr>
      </w:pPr>
      <w:r w:rsidRPr="00444493">
        <w:rPr>
          <w:lang w:val="en-US"/>
        </w:rPr>
        <w:t xml:space="preserve">Holding time </w:t>
      </w:r>
      <w:r w:rsidRPr="00444493">
        <w:rPr>
          <w:lang w:val="en-US"/>
        </w:rPr>
        <w:tab/>
        <w:t>0.5 h</w:t>
      </w:r>
    </w:p>
    <w:p w14:paraId="19C49561" w14:textId="77777777" w:rsidR="000D56B5" w:rsidRPr="00444493" w:rsidRDefault="000D56B5" w:rsidP="000D56B5">
      <w:pPr>
        <w:tabs>
          <w:tab w:val="right" w:pos="7938"/>
        </w:tabs>
        <w:ind w:right="-1"/>
        <w:rPr>
          <w:lang w:val="en-US"/>
        </w:rPr>
      </w:pPr>
      <w:r w:rsidRPr="00444493">
        <w:rPr>
          <w:lang w:val="en-US"/>
        </w:rPr>
        <w:t xml:space="preserve">Transition duration </w:t>
      </w:r>
      <w:r w:rsidRPr="00444493">
        <w:rPr>
          <w:lang w:val="en-US"/>
        </w:rPr>
        <w:tab/>
        <w:t>&lt; 20 s</w:t>
      </w:r>
    </w:p>
    <w:p w14:paraId="25A362E3" w14:textId="77777777" w:rsidR="000D56B5" w:rsidRPr="00444493" w:rsidRDefault="000D56B5" w:rsidP="00E01182">
      <w:pPr>
        <w:tabs>
          <w:tab w:val="right" w:pos="7938"/>
        </w:tabs>
        <w:ind w:right="0"/>
        <w:rPr>
          <w:lang w:val="en-US"/>
        </w:rPr>
      </w:pPr>
      <w:r w:rsidRPr="00444493">
        <w:rPr>
          <w:lang w:val="en-US"/>
        </w:rPr>
        <w:t>Splash duration</w:t>
      </w:r>
      <w:r w:rsidR="00E01182" w:rsidRPr="00444493">
        <w:rPr>
          <w:lang w:val="en-US"/>
        </w:rPr>
        <w:t xml:space="preserve"> </w:t>
      </w:r>
      <w:r w:rsidR="00E01182" w:rsidRPr="00444493">
        <w:rPr>
          <w:lang w:val="en-US"/>
        </w:rPr>
        <w:tab/>
        <w:t>30 min</w:t>
      </w:r>
    </w:p>
    <w:p w14:paraId="08155E3C" w14:textId="77777777" w:rsidR="00E01182" w:rsidRPr="00444493" w:rsidRDefault="00E01182" w:rsidP="00E01182">
      <w:pPr>
        <w:tabs>
          <w:tab w:val="right" w:pos="7938"/>
        </w:tabs>
        <w:ind w:right="0"/>
        <w:rPr>
          <w:lang w:val="en-US"/>
        </w:rPr>
      </w:pPr>
      <w:r w:rsidRPr="00444493">
        <w:rPr>
          <w:lang w:val="en-US"/>
        </w:rPr>
        <w:t>Number of temperature cycle</w:t>
      </w:r>
      <w:r w:rsidRPr="00444493">
        <w:rPr>
          <w:lang w:val="en-US"/>
        </w:rPr>
        <w:tab/>
        <w:t>100</w:t>
      </w:r>
    </w:p>
    <w:p w14:paraId="36CCC704" w14:textId="77777777" w:rsidR="000D56B5" w:rsidRPr="00444493" w:rsidRDefault="000D56B5" w:rsidP="000D56B5">
      <w:pPr>
        <w:autoSpaceDE w:val="0"/>
        <w:autoSpaceDN w:val="0"/>
        <w:adjustRightInd w:val="0"/>
        <w:ind w:right="0"/>
        <w:jc w:val="left"/>
        <w:rPr>
          <w:lang w:val="en-US"/>
        </w:rPr>
      </w:pPr>
    </w:p>
    <w:p w14:paraId="68FBA62A" w14:textId="77777777" w:rsidR="000D56B5" w:rsidRPr="00444493" w:rsidRDefault="000D56B5" w:rsidP="00E01182">
      <w:pPr>
        <w:autoSpaceDE w:val="0"/>
        <w:autoSpaceDN w:val="0"/>
        <w:adjustRightInd w:val="0"/>
        <w:ind w:right="0"/>
        <w:jc w:val="left"/>
        <w:rPr>
          <w:lang w:val="en-US"/>
        </w:rPr>
      </w:pPr>
      <w:r w:rsidRPr="00444493">
        <w:rPr>
          <w:lang w:val="en-US"/>
        </w:rPr>
        <w:t xml:space="preserve">The Test is concluded with a visual inspection that no moisture has </w:t>
      </w:r>
      <w:proofErr w:type="gramStart"/>
      <w:r w:rsidRPr="00444493">
        <w:rPr>
          <w:lang w:val="en-US"/>
        </w:rPr>
        <w:t>penetrated into</w:t>
      </w:r>
      <w:proofErr w:type="gramEnd"/>
      <w:r w:rsidRPr="00444493">
        <w:rPr>
          <w:lang w:val="en-US"/>
        </w:rPr>
        <w:t xml:space="preserve"> the</w:t>
      </w:r>
      <w:r w:rsidR="00E01182" w:rsidRPr="00444493">
        <w:rPr>
          <w:lang w:val="en-US"/>
        </w:rPr>
        <w:t xml:space="preserve"> </w:t>
      </w:r>
      <w:r w:rsidRPr="00444493">
        <w:rPr>
          <w:lang w:val="en-US"/>
        </w:rPr>
        <w:t>sensor housing.</w:t>
      </w:r>
    </w:p>
    <w:p w14:paraId="19227E90" w14:textId="77777777" w:rsidR="000D56B5" w:rsidRPr="00444493" w:rsidRDefault="000D56B5" w:rsidP="00436F3C">
      <w:pPr>
        <w:pStyle w:val="Heading3"/>
        <w:tabs>
          <w:tab w:val="num" w:pos="709"/>
        </w:tabs>
        <w:ind w:left="709" w:hanging="709"/>
        <w:rPr>
          <w:lang w:val="en-US"/>
        </w:rPr>
      </w:pPr>
      <w:bookmarkStart w:id="208" w:name="_Toc489844704"/>
      <w:bookmarkStart w:id="209" w:name="_Toc514655291"/>
      <w:bookmarkStart w:id="210" w:name="_Toc280095928"/>
      <w:bookmarkStart w:id="211" w:name="_Toc338860415"/>
      <w:bookmarkStart w:id="212" w:name="_Toc78809114"/>
      <w:r w:rsidRPr="00444493">
        <w:rPr>
          <w:lang w:val="en-US"/>
        </w:rPr>
        <w:t xml:space="preserve">Damp </w:t>
      </w:r>
      <w:r w:rsidR="00E01182" w:rsidRPr="00444493">
        <w:rPr>
          <w:lang w:val="en-US"/>
        </w:rPr>
        <w:t xml:space="preserve">test, </w:t>
      </w:r>
      <w:r w:rsidRPr="00444493">
        <w:rPr>
          <w:lang w:val="en-US"/>
        </w:rPr>
        <w:t>static</w:t>
      </w:r>
      <w:bookmarkEnd w:id="208"/>
      <w:bookmarkEnd w:id="209"/>
      <w:bookmarkEnd w:id="210"/>
      <w:bookmarkEnd w:id="211"/>
      <w:bookmarkEnd w:id="212"/>
    </w:p>
    <w:p w14:paraId="5B5E23F7" w14:textId="77777777" w:rsidR="000D56B5" w:rsidRPr="00444493" w:rsidRDefault="000D56B5" w:rsidP="000D56B5">
      <w:pPr>
        <w:tabs>
          <w:tab w:val="right" w:pos="7938"/>
        </w:tabs>
        <w:ind w:right="-1"/>
        <w:jc w:val="left"/>
        <w:rPr>
          <w:lang w:val="en-US"/>
        </w:rPr>
      </w:pPr>
      <w:r w:rsidRPr="00444493">
        <w:rPr>
          <w:lang w:val="en-US"/>
        </w:rPr>
        <w:t>Test according to</w:t>
      </w:r>
      <w:r w:rsidRPr="00444493">
        <w:rPr>
          <w:lang w:val="en-US"/>
        </w:rPr>
        <w:tab/>
        <w:t>IEC 60068 - 2 - 78</w:t>
      </w:r>
    </w:p>
    <w:p w14:paraId="4596A9C6" w14:textId="77777777" w:rsidR="000D56B5" w:rsidRPr="00444493" w:rsidRDefault="000D56B5" w:rsidP="000D56B5">
      <w:pPr>
        <w:tabs>
          <w:tab w:val="right" w:pos="7938"/>
        </w:tabs>
        <w:ind w:right="-1"/>
        <w:jc w:val="left"/>
        <w:rPr>
          <w:lang w:val="en-US"/>
        </w:rPr>
      </w:pPr>
      <w:bookmarkStart w:id="213" w:name="_Toc489844723"/>
      <w:bookmarkStart w:id="214" w:name="_Toc514655311"/>
      <w:bookmarkStart w:id="215" w:name="_Toc280095929"/>
      <w:r w:rsidRPr="00444493">
        <w:rPr>
          <w:lang w:val="en-US"/>
        </w:rPr>
        <w:t>Duration Test cycle</w:t>
      </w:r>
      <w:r w:rsidRPr="00444493">
        <w:rPr>
          <w:lang w:val="en-US"/>
        </w:rPr>
        <w:tab/>
        <w:t>24 h</w:t>
      </w:r>
    </w:p>
    <w:p w14:paraId="3FFBF21D" w14:textId="77777777" w:rsidR="000D56B5" w:rsidRPr="00444493" w:rsidRDefault="000D56B5" w:rsidP="000D56B5">
      <w:pPr>
        <w:tabs>
          <w:tab w:val="right" w:pos="7938"/>
        </w:tabs>
        <w:ind w:right="-1"/>
        <w:jc w:val="left"/>
        <w:rPr>
          <w:lang w:val="en-US"/>
        </w:rPr>
      </w:pPr>
      <w:r w:rsidRPr="00444493">
        <w:rPr>
          <w:lang w:val="en-US"/>
        </w:rPr>
        <w:t>Temperature high</w:t>
      </w:r>
      <w:r w:rsidRPr="00444493">
        <w:rPr>
          <w:lang w:val="en-US"/>
        </w:rPr>
        <w:tab/>
        <w:t>40°C</w:t>
      </w:r>
    </w:p>
    <w:p w14:paraId="3F840C91" w14:textId="77777777" w:rsidR="000D56B5" w:rsidRDefault="000D56B5" w:rsidP="000D56B5">
      <w:pPr>
        <w:tabs>
          <w:tab w:val="right" w:pos="7938"/>
        </w:tabs>
        <w:ind w:right="-1"/>
        <w:jc w:val="left"/>
        <w:rPr>
          <w:lang w:val="en-US"/>
        </w:rPr>
      </w:pPr>
      <w:r w:rsidRPr="00444493">
        <w:rPr>
          <w:lang w:val="en-US"/>
        </w:rPr>
        <w:t>Humidity high</w:t>
      </w:r>
      <w:r w:rsidRPr="00444493">
        <w:rPr>
          <w:lang w:val="en-US"/>
        </w:rPr>
        <w:tab/>
        <w:t>93 %</w:t>
      </w:r>
    </w:p>
    <w:p w14:paraId="47E2DBD6" w14:textId="77777777" w:rsidR="005B2C2A" w:rsidRPr="00444493" w:rsidRDefault="005B2C2A" w:rsidP="000D56B5">
      <w:pPr>
        <w:tabs>
          <w:tab w:val="right" w:pos="7938"/>
        </w:tabs>
        <w:ind w:right="-1"/>
        <w:jc w:val="left"/>
        <w:rPr>
          <w:lang w:val="en-US"/>
        </w:rPr>
      </w:pPr>
      <w:r>
        <w:rPr>
          <w:lang w:val="en-US"/>
        </w:rPr>
        <w:br w:type="page"/>
      </w:r>
    </w:p>
    <w:p w14:paraId="65186D51" w14:textId="77777777" w:rsidR="000D56B5" w:rsidRPr="00B27CC1" w:rsidRDefault="000D56B5" w:rsidP="00436F3C">
      <w:pPr>
        <w:pStyle w:val="Heading3"/>
        <w:tabs>
          <w:tab w:val="num" w:pos="709"/>
        </w:tabs>
        <w:ind w:left="709" w:hanging="709"/>
        <w:rPr>
          <w:lang w:val="en-US"/>
        </w:rPr>
      </w:pPr>
      <w:bookmarkStart w:id="216" w:name="_Toc338860416"/>
      <w:bookmarkStart w:id="217" w:name="_Toc78809115"/>
      <w:r w:rsidRPr="00B27CC1">
        <w:rPr>
          <w:lang w:val="en-US"/>
        </w:rPr>
        <w:t>Damp heat test</w:t>
      </w:r>
      <w:bookmarkEnd w:id="213"/>
      <w:bookmarkEnd w:id="214"/>
      <w:r w:rsidRPr="00B27CC1">
        <w:rPr>
          <w:lang w:val="en-US"/>
        </w:rPr>
        <w:t>, cyclic</w:t>
      </w:r>
      <w:bookmarkEnd w:id="215"/>
      <w:bookmarkEnd w:id="216"/>
      <w:bookmarkEnd w:id="217"/>
    </w:p>
    <w:p w14:paraId="7526AEB0" w14:textId="77777777" w:rsidR="000D56B5" w:rsidRPr="00444493" w:rsidRDefault="000D56B5" w:rsidP="000D56B5">
      <w:pPr>
        <w:tabs>
          <w:tab w:val="right" w:pos="7938"/>
        </w:tabs>
        <w:ind w:right="-1"/>
        <w:jc w:val="left"/>
        <w:rPr>
          <w:lang w:val="en-US"/>
        </w:rPr>
      </w:pPr>
      <w:r w:rsidRPr="00444493">
        <w:rPr>
          <w:lang w:val="en-US"/>
        </w:rPr>
        <w:t>Test according to</w:t>
      </w:r>
      <w:r w:rsidRPr="00444493">
        <w:rPr>
          <w:lang w:val="en-US"/>
        </w:rPr>
        <w:tab/>
        <w:t>IEC 60068 - 2 - 30</w:t>
      </w:r>
    </w:p>
    <w:p w14:paraId="68089636" w14:textId="77777777" w:rsidR="000D56B5" w:rsidRPr="00444493" w:rsidRDefault="000D56B5" w:rsidP="000D56B5">
      <w:pPr>
        <w:tabs>
          <w:tab w:val="right" w:pos="7938"/>
        </w:tabs>
        <w:ind w:right="-1"/>
        <w:jc w:val="left"/>
        <w:rPr>
          <w:lang w:val="en-US"/>
        </w:rPr>
      </w:pPr>
      <w:r w:rsidRPr="00444493">
        <w:rPr>
          <w:lang w:val="en-US"/>
        </w:rPr>
        <w:tab/>
        <w:t>IEC 60068 - 2 - 38</w:t>
      </w:r>
    </w:p>
    <w:p w14:paraId="2C77949F" w14:textId="77777777" w:rsidR="000D56B5" w:rsidRPr="00444493" w:rsidRDefault="000D56B5" w:rsidP="000D56B5">
      <w:pPr>
        <w:tabs>
          <w:tab w:val="right" w:pos="7938"/>
        </w:tabs>
        <w:ind w:right="-1"/>
        <w:jc w:val="left"/>
        <w:rPr>
          <w:lang w:val="en-US"/>
        </w:rPr>
      </w:pPr>
      <w:r w:rsidRPr="00444493">
        <w:rPr>
          <w:lang w:val="en-US"/>
        </w:rPr>
        <w:t>Preconditioning:</w:t>
      </w:r>
    </w:p>
    <w:p w14:paraId="028D6D09" w14:textId="77777777" w:rsidR="000D56B5" w:rsidRPr="00444493" w:rsidRDefault="000D56B5" w:rsidP="000D56B5">
      <w:pPr>
        <w:tabs>
          <w:tab w:val="right" w:pos="7938"/>
        </w:tabs>
        <w:ind w:right="-1"/>
        <w:jc w:val="left"/>
        <w:rPr>
          <w:lang w:val="en-US"/>
        </w:rPr>
      </w:pPr>
      <w:r w:rsidRPr="00444493">
        <w:rPr>
          <w:lang w:val="en-US"/>
        </w:rPr>
        <w:t>Upper test temperature / humidity</w:t>
      </w:r>
      <w:r w:rsidRPr="00444493">
        <w:rPr>
          <w:lang w:val="en-US"/>
        </w:rPr>
        <w:tab/>
        <w:t>55°C / &lt; 20%</w:t>
      </w:r>
    </w:p>
    <w:p w14:paraId="069C9A83" w14:textId="77777777" w:rsidR="000D56B5" w:rsidRPr="00444493" w:rsidRDefault="000D56B5" w:rsidP="000D56B5">
      <w:pPr>
        <w:tabs>
          <w:tab w:val="right" w:pos="7938"/>
        </w:tabs>
        <w:ind w:right="-1"/>
        <w:jc w:val="left"/>
        <w:rPr>
          <w:lang w:val="en-US"/>
        </w:rPr>
      </w:pPr>
      <w:r w:rsidRPr="00444493">
        <w:rPr>
          <w:lang w:val="en-US"/>
        </w:rPr>
        <w:t>Duration preconditioning</w:t>
      </w:r>
      <w:r w:rsidRPr="00444493">
        <w:rPr>
          <w:lang w:val="en-US"/>
        </w:rPr>
        <w:tab/>
        <w:t>&gt;24 h</w:t>
      </w:r>
    </w:p>
    <w:p w14:paraId="40E03576" w14:textId="77777777" w:rsidR="000D56B5" w:rsidRPr="00444493" w:rsidRDefault="000D56B5" w:rsidP="000D56B5">
      <w:pPr>
        <w:tabs>
          <w:tab w:val="right" w:pos="7938"/>
        </w:tabs>
        <w:ind w:right="-1"/>
        <w:jc w:val="left"/>
        <w:rPr>
          <w:lang w:val="en-US"/>
        </w:rPr>
      </w:pPr>
      <w:r w:rsidRPr="00444493">
        <w:rPr>
          <w:lang w:val="en-US"/>
        </w:rPr>
        <w:t>Duration Test cycle</w:t>
      </w:r>
      <w:r w:rsidRPr="00444493">
        <w:rPr>
          <w:lang w:val="en-US"/>
        </w:rPr>
        <w:tab/>
        <w:t>24 h</w:t>
      </w:r>
    </w:p>
    <w:p w14:paraId="746FBE3B" w14:textId="77777777" w:rsidR="000D56B5" w:rsidRPr="00444493" w:rsidRDefault="000D56B5" w:rsidP="000D56B5">
      <w:pPr>
        <w:tabs>
          <w:tab w:val="right" w:pos="7938"/>
        </w:tabs>
        <w:ind w:right="-1"/>
        <w:jc w:val="left"/>
        <w:rPr>
          <w:lang w:val="en-US"/>
        </w:rPr>
      </w:pPr>
      <w:r w:rsidRPr="00444493">
        <w:rPr>
          <w:lang w:val="en-US"/>
        </w:rPr>
        <w:t>Humidity high</w:t>
      </w:r>
      <w:r w:rsidRPr="00444493">
        <w:rPr>
          <w:lang w:val="en-US"/>
        </w:rPr>
        <w:tab/>
        <w:t>93 %</w:t>
      </w:r>
    </w:p>
    <w:p w14:paraId="7DE1CE32" w14:textId="77777777" w:rsidR="000D56B5" w:rsidRPr="00444493" w:rsidRDefault="000D56B5" w:rsidP="000D56B5">
      <w:pPr>
        <w:tabs>
          <w:tab w:val="right" w:pos="7938"/>
        </w:tabs>
        <w:ind w:right="-1"/>
        <w:jc w:val="left"/>
        <w:rPr>
          <w:lang w:val="en-US"/>
        </w:rPr>
      </w:pPr>
      <w:r w:rsidRPr="00444493">
        <w:rPr>
          <w:lang w:val="en-US"/>
        </w:rPr>
        <w:t>Humidity low</w:t>
      </w:r>
      <w:r w:rsidRPr="00444493">
        <w:rPr>
          <w:lang w:val="en-US"/>
        </w:rPr>
        <w:tab/>
        <w:t>80 % - 96 %</w:t>
      </w:r>
    </w:p>
    <w:p w14:paraId="5AB0629A" w14:textId="77777777" w:rsidR="000D56B5" w:rsidRPr="00444493" w:rsidRDefault="000D56B5" w:rsidP="000D56B5">
      <w:pPr>
        <w:tabs>
          <w:tab w:val="right" w:pos="7938"/>
        </w:tabs>
        <w:ind w:right="-1"/>
        <w:jc w:val="left"/>
        <w:rPr>
          <w:lang w:val="en-US"/>
        </w:rPr>
      </w:pPr>
      <w:r w:rsidRPr="00444493">
        <w:rPr>
          <w:lang w:val="en-US"/>
        </w:rPr>
        <w:t>Temperature high</w:t>
      </w:r>
      <w:r w:rsidRPr="00444493">
        <w:rPr>
          <w:lang w:val="en-US"/>
        </w:rPr>
        <w:tab/>
        <w:t>65 °C</w:t>
      </w:r>
    </w:p>
    <w:p w14:paraId="3BC39353" w14:textId="77777777" w:rsidR="000D56B5" w:rsidRPr="00444493" w:rsidRDefault="000D56B5" w:rsidP="000D56B5">
      <w:pPr>
        <w:tabs>
          <w:tab w:val="right" w:pos="7938"/>
        </w:tabs>
        <w:ind w:right="-1"/>
        <w:jc w:val="left"/>
        <w:rPr>
          <w:lang w:val="en-US"/>
        </w:rPr>
      </w:pPr>
      <w:r w:rsidRPr="00444493">
        <w:rPr>
          <w:lang w:val="en-US"/>
        </w:rPr>
        <w:t>Temperature low</w:t>
      </w:r>
      <w:r w:rsidRPr="00444493">
        <w:rPr>
          <w:lang w:val="en-US"/>
        </w:rPr>
        <w:tab/>
        <w:t>-10 °C</w:t>
      </w:r>
    </w:p>
    <w:p w14:paraId="58F7A7C6" w14:textId="77777777" w:rsidR="000D56B5" w:rsidRPr="00444493" w:rsidRDefault="000D56B5" w:rsidP="000D56B5">
      <w:pPr>
        <w:tabs>
          <w:tab w:val="right" w:pos="7938"/>
        </w:tabs>
        <w:ind w:right="-1"/>
        <w:jc w:val="left"/>
        <w:rPr>
          <w:lang w:val="en-US"/>
        </w:rPr>
      </w:pPr>
      <w:r w:rsidRPr="00444493">
        <w:rPr>
          <w:lang w:val="en-US"/>
        </w:rPr>
        <w:t>Time T transition</w:t>
      </w:r>
      <w:r w:rsidRPr="00444493">
        <w:rPr>
          <w:lang w:val="en-US"/>
        </w:rPr>
        <w:tab/>
        <w:t>2 h</w:t>
      </w:r>
    </w:p>
    <w:p w14:paraId="2FEC41DB" w14:textId="77777777" w:rsidR="000D56B5" w:rsidRPr="00444493" w:rsidRDefault="000D56B5" w:rsidP="000D56B5">
      <w:pPr>
        <w:tabs>
          <w:tab w:val="right" w:pos="7938"/>
        </w:tabs>
        <w:ind w:right="-1"/>
        <w:jc w:val="left"/>
        <w:rPr>
          <w:lang w:val="en-US"/>
        </w:rPr>
      </w:pPr>
      <w:r w:rsidRPr="00444493">
        <w:rPr>
          <w:lang w:val="en-US"/>
        </w:rPr>
        <w:t>Time T duration</w:t>
      </w:r>
      <w:r w:rsidRPr="00444493">
        <w:rPr>
          <w:lang w:val="en-US"/>
        </w:rPr>
        <w:tab/>
        <w:t>&gt; 3 h</w:t>
      </w:r>
    </w:p>
    <w:p w14:paraId="15A729C1" w14:textId="77777777" w:rsidR="000D56B5" w:rsidRPr="00444493" w:rsidRDefault="000D56B5" w:rsidP="000D56B5">
      <w:pPr>
        <w:tabs>
          <w:tab w:val="right" w:pos="7938"/>
        </w:tabs>
        <w:ind w:right="-1"/>
        <w:jc w:val="left"/>
        <w:rPr>
          <w:lang w:val="en-US"/>
        </w:rPr>
      </w:pPr>
      <w:r w:rsidRPr="00444493">
        <w:rPr>
          <w:lang w:val="en-US"/>
        </w:rPr>
        <w:t>Time H duration</w:t>
      </w:r>
      <w:r w:rsidRPr="00444493">
        <w:rPr>
          <w:lang w:val="en-US"/>
        </w:rPr>
        <w:tab/>
        <w:t>&gt; 4 h</w:t>
      </w:r>
    </w:p>
    <w:p w14:paraId="48F9979F" w14:textId="77777777" w:rsidR="000D56B5" w:rsidRPr="00444493" w:rsidRDefault="000D56B5" w:rsidP="000D56B5">
      <w:pPr>
        <w:tabs>
          <w:tab w:val="right" w:pos="7938"/>
        </w:tabs>
        <w:ind w:right="-1"/>
        <w:jc w:val="left"/>
        <w:rPr>
          <w:lang w:val="en-US"/>
        </w:rPr>
      </w:pPr>
      <w:r w:rsidRPr="00444493">
        <w:rPr>
          <w:lang w:val="en-US"/>
        </w:rPr>
        <w:t>Recovery</w:t>
      </w:r>
      <w:r w:rsidRPr="00444493">
        <w:rPr>
          <w:lang w:val="en-US"/>
        </w:rPr>
        <w:tab/>
        <w:t>2 h, 23 °C, 60 %</w:t>
      </w:r>
    </w:p>
    <w:p w14:paraId="2A3A85AE" w14:textId="77777777" w:rsidR="000D56B5" w:rsidRPr="00444493" w:rsidRDefault="000D56B5" w:rsidP="000D56B5">
      <w:pPr>
        <w:tabs>
          <w:tab w:val="right" w:pos="7938"/>
        </w:tabs>
        <w:ind w:right="-1"/>
        <w:jc w:val="left"/>
        <w:rPr>
          <w:lang w:val="en-US"/>
        </w:rPr>
      </w:pPr>
      <w:r w:rsidRPr="00444493">
        <w:rPr>
          <w:lang w:val="en-US"/>
        </w:rPr>
        <w:t>Number of cycles</w:t>
      </w:r>
      <w:r w:rsidRPr="00444493">
        <w:rPr>
          <w:lang w:val="en-US"/>
        </w:rPr>
        <w:tab/>
        <w:t>10 cycle</w:t>
      </w:r>
    </w:p>
    <w:p w14:paraId="222732AA" w14:textId="15CB0F0E" w:rsidR="000D56B5" w:rsidRPr="00444493" w:rsidRDefault="008F7465" w:rsidP="000D56B5">
      <w:pPr>
        <w:tabs>
          <w:tab w:val="right" w:pos="7938"/>
        </w:tabs>
        <w:ind w:right="-1"/>
        <w:jc w:val="center"/>
        <w:rPr>
          <w:lang w:val="en-US"/>
        </w:rPr>
      </w:pPr>
      <w:r w:rsidRPr="00444493">
        <w:rPr>
          <w:noProof/>
          <w:lang w:val="en-US"/>
        </w:rPr>
        <w:drawing>
          <wp:inline distT="0" distB="0" distL="0" distR="0" wp14:anchorId="5AD9D4B0" wp14:editId="34C8C8C5">
            <wp:extent cx="3442970" cy="2514600"/>
            <wp:effectExtent l="0" t="0" r="0" b="0"/>
            <wp:docPr id="4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42970" cy="2514600"/>
                    </a:xfrm>
                    <a:prstGeom prst="rect">
                      <a:avLst/>
                    </a:prstGeom>
                    <a:noFill/>
                    <a:ln>
                      <a:noFill/>
                    </a:ln>
                  </pic:spPr>
                </pic:pic>
              </a:graphicData>
            </a:graphic>
          </wp:inline>
        </w:drawing>
      </w:r>
      <w:bookmarkStart w:id="218" w:name="_Toc280095926"/>
      <w:bookmarkStart w:id="219" w:name="_Toc255461420"/>
      <w:bookmarkStart w:id="220" w:name="_Ref276735048"/>
      <w:bookmarkStart w:id="221" w:name="_Toc280095931"/>
    </w:p>
    <w:p w14:paraId="54CF5E0D" w14:textId="77777777" w:rsidR="000D56B5" w:rsidRPr="00444493" w:rsidRDefault="000D56B5" w:rsidP="00436F3C">
      <w:pPr>
        <w:pStyle w:val="Heading3"/>
        <w:tabs>
          <w:tab w:val="num" w:pos="709"/>
        </w:tabs>
        <w:ind w:left="709" w:hanging="709"/>
        <w:rPr>
          <w:lang w:val="en-US"/>
        </w:rPr>
      </w:pPr>
      <w:bookmarkStart w:id="222" w:name="_Toc338860417"/>
      <w:bookmarkStart w:id="223" w:name="_Toc78809116"/>
      <w:r w:rsidRPr="00444493">
        <w:rPr>
          <w:lang w:val="en-US"/>
        </w:rPr>
        <w:t xml:space="preserve">Thermal </w:t>
      </w:r>
      <w:bookmarkEnd w:id="218"/>
      <w:r w:rsidRPr="00444493">
        <w:rPr>
          <w:lang w:val="en-US"/>
        </w:rPr>
        <w:t>cycling test</w:t>
      </w:r>
      <w:bookmarkEnd w:id="222"/>
      <w:bookmarkEnd w:id="223"/>
    </w:p>
    <w:p w14:paraId="3257FEB4" w14:textId="77777777" w:rsidR="000D56B5" w:rsidRPr="00444493" w:rsidRDefault="000D56B5" w:rsidP="000D56B5">
      <w:pPr>
        <w:tabs>
          <w:tab w:val="right" w:pos="7938"/>
        </w:tabs>
        <w:ind w:right="-1"/>
        <w:rPr>
          <w:lang w:val="en-US"/>
        </w:rPr>
      </w:pPr>
      <w:r w:rsidRPr="00444493">
        <w:rPr>
          <w:lang w:val="en-US"/>
        </w:rPr>
        <w:t>Pre-aging, test is also included in accelerated lifetime test.</w:t>
      </w:r>
    </w:p>
    <w:p w14:paraId="74D2FB08" w14:textId="77777777" w:rsidR="000D56B5" w:rsidRPr="00444493" w:rsidRDefault="000D56B5" w:rsidP="000D56B5">
      <w:pPr>
        <w:tabs>
          <w:tab w:val="right" w:pos="7938"/>
        </w:tabs>
        <w:ind w:right="-1"/>
        <w:rPr>
          <w:lang w:val="en-US"/>
        </w:rPr>
      </w:pPr>
      <w:r w:rsidRPr="00444493">
        <w:rPr>
          <w:lang w:val="en-US"/>
        </w:rPr>
        <w:t>Test according to</w:t>
      </w:r>
      <w:r w:rsidRPr="00444493">
        <w:rPr>
          <w:lang w:val="en-US"/>
        </w:rPr>
        <w:tab/>
        <w:t>IEC 60068-2-14 Nb</w:t>
      </w:r>
    </w:p>
    <w:p w14:paraId="5CF55239" w14:textId="77777777" w:rsidR="000D56B5" w:rsidRPr="00444493" w:rsidRDefault="000D56B5" w:rsidP="000D56B5">
      <w:pPr>
        <w:tabs>
          <w:tab w:val="right" w:pos="7938"/>
        </w:tabs>
        <w:ind w:right="-1"/>
        <w:rPr>
          <w:lang w:val="en-US"/>
        </w:rPr>
      </w:pPr>
      <w:r w:rsidRPr="00444493">
        <w:rPr>
          <w:lang w:val="en-US"/>
        </w:rPr>
        <w:t>Lower stressing temperature</w:t>
      </w:r>
      <w:r w:rsidRPr="00444493">
        <w:rPr>
          <w:lang w:val="en-US"/>
        </w:rPr>
        <w:tab/>
      </w:r>
      <w:r w:rsidRPr="00B7675F">
        <w:rPr>
          <w:lang w:val="en-US"/>
        </w:rPr>
        <w:t>-4</w:t>
      </w:r>
      <w:r w:rsidR="005D43E8" w:rsidRPr="00B7675F">
        <w:rPr>
          <w:lang w:val="en-US"/>
        </w:rPr>
        <w:t>0</w:t>
      </w:r>
      <w:r w:rsidRPr="00B7675F">
        <w:rPr>
          <w:lang w:val="en-US"/>
        </w:rPr>
        <w:t xml:space="preserve"> °C</w:t>
      </w:r>
    </w:p>
    <w:p w14:paraId="4A603956" w14:textId="77777777" w:rsidR="000D56B5" w:rsidRPr="00444493" w:rsidRDefault="000D56B5" w:rsidP="000D56B5">
      <w:pPr>
        <w:tabs>
          <w:tab w:val="right" w:pos="7938"/>
        </w:tabs>
        <w:ind w:right="-1"/>
        <w:rPr>
          <w:lang w:val="en-US"/>
        </w:rPr>
      </w:pPr>
      <w:r w:rsidRPr="00444493">
        <w:rPr>
          <w:lang w:val="en-US"/>
        </w:rPr>
        <w:t>Upper stressing temperature</w:t>
      </w:r>
      <w:r w:rsidRPr="00444493">
        <w:rPr>
          <w:lang w:val="en-US"/>
        </w:rPr>
        <w:tab/>
        <w:t>+85 °C</w:t>
      </w:r>
    </w:p>
    <w:p w14:paraId="68846FE8" w14:textId="77777777" w:rsidR="000D56B5" w:rsidRPr="00444493" w:rsidRDefault="000D56B5" w:rsidP="000D56B5">
      <w:pPr>
        <w:tabs>
          <w:tab w:val="right" w:pos="7938"/>
        </w:tabs>
        <w:ind w:right="-1"/>
        <w:rPr>
          <w:lang w:val="en-US"/>
        </w:rPr>
      </w:pPr>
      <w:r w:rsidRPr="00444493">
        <w:rPr>
          <w:lang w:val="en-US"/>
        </w:rPr>
        <w:t>Exposure time</w:t>
      </w:r>
      <w:r w:rsidRPr="00444493">
        <w:rPr>
          <w:lang w:val="en-US"/>
        </w:rPr>
        <w:tab/>
        <w:t>60 min</w:t>
      </w:r>
    </w:p>
    <w:p w14:paraId="3BC6050D" w14:textId="77777777" w:rsidR="000D56B5" w:rsidRPr="00444493" w:rsidRDefault="000D56B5" w:rsidP="000D56B5">
      <w:pPr>
        <w:tabs>
          <w:tab w:val="right" w:pos="7938"/>
        </w:tabs>
        <w:ind w:right="-1"/>
        <w:rPr>
          <w:lang w:val="en-US"/>
        </w:rPr>
      </w:pPr>
      <w:r w:rsidRPr="00444493">
        <w:rPr>
          <w:lang w:val="en-US"/>
        </w:rPr>
        <w:t xml:space="preserve">Temperature gradient </w:t>
      </w:r>
      <w:r w:rsidRPr="00444493">
        <w:rPr>
          <w:lang w:val="en-US"/>
        </w:rPr>
        <w:tab/>
        <w:t>&lt; 1</w:t>
      </w:r>
      <w:r w:rsidR="00CA2882" w:rsidRPr="00444493">
        <w:rPr>
          <w:lang w:val="en-US"/>
        </w:rPr>
        <w:t xml:space="preserve"> </w:t>
      </w:r>
      <w:r w:rsidRPr="00444493">
        <w:rPr>
          <w:lang w:val="en-US"/>
        </w:rPr>
        <w:t>K/min</w:t>
      </w:r>
    </w:p>
    <w:p w14:paraId="36BCA189" w14:textId="77777777" w:rsidR="000D56B5" w:rsidRPr="00444493" w:rsidRDefault="000D56B5" w:rsidP="006C3A47">
      <w:pPr>
        <w:tabs>
          <w:tab w:val="right" w:pos="7938"/>
        </w:tabs>
        <w:ind w:right="0"/>
        <w:rPr>
          <w:lang w:val="en-US"/>
        </w:rPr>
      </w:pPr>
      <w:r w:rsidRPr="00444493">
        <w:rPr>
          <w:lang w:val="en-US"/>
        </w:rPr>
        <w:t xml:space="preserve">Number of temperature cycles </w:t>
      </w:r>
      <w:r w:rsidRPr="00444493">
        <w:rPr>
          <w:lang w:val="en-US"/>
        </w:rPr>
        <w:tab/>
        <w:t>100 cycles</w:t>
      </w:r>
    </w:p>
    <w:p w14:paraId="7D8DC820" w14:textId="77777777" w:rsidR="000D56B5" w:rsidRPr="00444493" w:rsidRDefault="000D56B5" w:rsidP="00436F3C">
      <w:pPr>
        <w:pStyle w:val="Heading3"/>
        <w:tabs>
          <w:tab w:val="num" w:pos="709"/>
        </w:tabs>
        <w:ind w:left="709" w:hanging="709"/>
        <w:rPr>
          <w:lang w:val="en-US"/>
        </w:rPr>
      </w:pPr>
      <w:bookmarkStart w:id="224" w:name="_Toc338860418"/>
      <w:bookmarkStart w:id="225" w:name="_Toc78809117"/>
      <w:r w:rsidRPr="00444493">
        <w:rPr>
          <w:lang w:val="en-US"/>
        </w:rPr>
        <w:t>Storage test</w:t>
      </w:r>
      <w:bookmarkEnd w:id="219"/>
      <w:bookmarkEnd w:id="220"/>
      <w:bookmarkEnd w:id="221"/>
      <w:bookmarkEnd w:id="224"/>
      <w:bookmarkEnd w:id="225"/>
    </w:p>
    <w:p w14:paraId="43437F24" w14:textId="77777777" w:rsidR="000D56B5" w:rsidRPr="00444493" w:rsidRDefault="006C3A47" w:rsidP="006C3A47">
      <w:pPr>
        <w:tabs>
          <w:tab w:val="right" w:pos="7938"/>
        </w:tabs>
        <w:autoSpaceDE w:val="0"/>
        <w:autoSpaceDN w:val="0"/>
        <w:adjustRightInd w:val="0"/>
        <w:ind w:right="0"/>
        <w:jc w:val="left"/>
        <w:rPr>
          <w:lang w:val="en-US"/>
        </w:rPr>
      </w:pPr>
      <w:bookmarkStart w:id="226" w:name="_Toc487452457"/>
      <w:bookmarkStart w:id="227" w:name="_Toc514655293"/>
      <w:bookmarkStart w:id="228" w:name="_Toc280095932"/>
      <w:r w:rsidRPr="00444493">
        <w:rPr>
          <w:lang w:val="en-US"/>
        </w:rPr>
        <w:t>Test according to</w:t>
      </w:r>
      <w:r w:rsidRPr="00444493">
        <w:rPr>
          <w:lang w:val="en-US"/>
        </w:rPr>
        <w:tab/>
      </w:r>
      <w:r w:rsidR="000D56B5" w:rsidRPr="00444493">
        <w:rPr>
          <w:lang w:val="en-US"/>
        </w:rPr>
        <w:t>IVECO 18 - 2252</w:t>
      </w:r>
    </w:p>
    <w:p w14:paraId="0F716A50" w14:textId="77777777" w:rsidR="000D56B5" w:rsidRPr="00444493" w:rsidRDefault="000D56B5" w:rsidP="006C3A47">
      <w:pPr>
        <w:tabs>
          <w:tab w:val="right" w:pos="7938"/>
        </w:tabs>
        <w:autoSpaceDE w:val="0"/>
        <w:autoSpaceDN w:val="0"/>
        <w:adjustRightInd w:val="0"/>
        <w:ind w:right="0"/>
        <w:jc w:val="left"/>
        <w:rPr>
          <w:lang w:val="en-US"/>
        </w:rPr>
      </w:pPr>
      <w:r w:rsidRPr="00444493">
        <w:rPr>
          <w:lang w:val="en-US"/>
        </w:rPr>
        <w:t>Lowe</w:t>
      </w:r>
      <w:r w:rsidR="006C3A47" w:rsidRPr="00444493">
        <w:rPr>
          <w:lang w:val="en-US"/>
        </w:rPr>
        <w:t xml:space="preserve">r </w:t>
      </w:r>
      <w:r w:rsidR="00ED6527" w:rsidRPr="00444493">
        <w:rPr>
          <w:lang w:val="en-US"/>
        </w:rPr>
        <w:t>test temperature at power off</w:t>
      </w:r>
      <w:r w:rsidR="00ED6527" w:rsidRPr="00444493">
        <w:rPr>
          <w:lang w:val="en-US"/>
        </w:rPr>
        <w:tab/>
      </w:r>
      <w:r w:rsidR="00ED6527" w:rsidRPr="00B7675F">
        <w:rPr>
          <w:lang w:val="en-US"/>
        </w:rPr>
        <w:t>-4</w:t>
      </w:r>
      <w:r w:rsidR="005D43E8" w:rsidRPr="00B7675F">
        <w:rPr>
          <w:lang w:val="en-US"/>
        </w:rPr>
        <w:t>0</w:t>
      </w:r>
      <w:r w:rsidRPr="00B7675F">
        <w:rPr>
          <w:lang w:val="en-US"/>
        </w:rPr>
        <w:t>°C</w:t>
      </w:r>
    </w:p>
    <w:p w14:paraId="0D083790" w14:textId="77777777" w:rsidR="000D56B5" w:rsidRPr="00444493" w:rsidRDefault="000D56B5" w:rsidP="006C3A47">
      <w:pPr>
        <w:tabs>
          <w:tab w:val="right" w:pos="7938"/>
        </w:tabs>
        <w:autoSpaceDE w:val="0"/>
        <w:autoSpaceDN w:val="0"/>
        <w:adjustRightInd w:val="0"/>
        <w:ind w:right="0"/>
        <w:jc w:val="left"/>
        <w:rPr>
          <w:lang w:val="en-US"/>
        </w:rPr>
      </w:pPr>
      <w:r w:rsidRPr="00444493">
        <w:rPr>
          <w:lang w:val="en-US"/>
        </w:rPr>
        <w:t xml:space="preserve">Upper </w:t>
      </w:r>
      <w:r w:rsidR="006C3A47" w:rsidRPr="00444493">
        <w:rPr>
          <w:lang w:val="en-US"/>
        </w:rPr>
        <w:t>test temperature at power off</w:t>
      </w:r>
      <w:r w:rsidR="006C3A47" w:rsidRPr="00444493">
        <w:rPr>
          <w:lang w:val="en-US"/>
        </w:rPr>
        <w:tab/>
      </w:r>
      <w:r w:rsidRPr="00444493">
        <w:rPr>
          <w:lang w:val="en-US"/>
        </w:rPr>
        <w:t>1</w:t>
      </w:r>
      <w:r w:rsidR="00ED6527" w:rsidRPr="00444493">
        <w:rPr>
          <w:lang w:val="en-US"/>
        </w:rPr>
        <w:t>1</w:t>
      </w:r>
      <w:r w:rsidRPr="00444493">
        <w:rPr>
          <w:lang w:val="en-US"/>
        </w:rPr>
        <w:t>0°C</w:t>
      </w:r>
    </w:p>
    <w:p w14:paraId="0F484125" w14:textId="77777777" w:rsidR="000D56B5" w:rsidRPr="00444493" w:rsidRDefault="000D56B5" w:rsidP="006C3A47">
      <w:pPr>
        <w:tabs>
          <w:tab w:val="right" w:pos="7938"/>
        </w:tabs>
        <w:autoSpaceDE w:val="0"/>
        <w:autoSpaceDN w:val="0"/>
        <w:adjustRightInd w:val="0"/>
        <w:ind w:right="0"/>
        <w:jc w:val="left"/>
        <w:rPr>
          <w:lang w:val="en-US"/>
        </w:rPr>
      </w:pPr>
      <w:r w:rsidRPr="00444493">
        <w:rPr>
          <w:lang w:val="en-US"/>
        </w:rPr>
        <w:t xml:space="preserve">Temperature gradient at power on </w:t>
      </w:r>
      <w:r w:rsidRPr="00444493">
        <w:rPr>
          <w:lang w:val="en-US"/>
        </w:rPr>
        <w:tab/>
        <w:t>&lt; 10 K/min</w:t>
      </w:r>
    </w:p>
    <w:p w14:paraId="61F7D3E6" w14:textId="77777777" w:rsidR="000D56B5" w:rsidRPr="00444493" w:rsidRDefault="000D56B5" w:rsidP="006C3A47">
      <w:pPr>
        <w:tabs>
          <w:tab w:val="right" w:pos="7938"/>
        </w:tabs>
        <w:autoSpaceDE w:val="0"/>
        <w:autoSpaceDN w:val="0"/>
        <w:adjustRightInd w:val="0"/>
        <w:ind w:right="0"/>
        <w:jc w:val="left"/>
        <w:rPr>
          <w:lang w:val="en-US"/>
        </w:rPr>
      </w:pPr>
      <w:r w:rsidRPr="00444493">
        <w:rPr>
          <w:lang w:val="en-US"/>
        </w:rPr>
        <w:t>Recovery</w:t>
      </w:r>
      <w:r w:rsidRPr="00444493">
        <w:rPr>
          <w:lang w:val="en-US"/>
        </w:rPr>
        <w:tab/>
        <w:t>2 h, 23 °C, 60 %</w:t>
      </w:r>
    </w:p>
    <w:p w14:paraId="7B8905E1" w14:textId="77777777" w:rsidR="000D56B5" w:rsidRPr="00444493" w:rsidRDefault="000D56B5" w:rsidP="00436F3C">
      <w:pPr>
        <w:pStyle w:val="Heading3"/>
        <w:tabs>
          <w:tab w:val="num" w:pos="709"/>
        </w:tabs>
        <w:ind w:left="709" w:hanging="709"/>
        <w:rPr>
          <w:lang w:val="en-US"/>
        </w:rPr>
      </w:pPr>
      <w:bookmarkStart w:id="229" w:name="_Toc338860419"/>
      <w:bookmarkStart w:id="230" w:name="_Toc78809118"/>
      <w:r w:rsidRPr="00444493">
        <w:rPr>
          <w:lang w:val="en-US"/>
        </w:rPr>
        <w:t>Temperature step test</w:t>
      </w:r>
      <w:bookmarkEnd w:id="229"/>
      <w:bookmarkEnd w:id="230"/>
    </w:p>
    <w:p w14:paraId="52B37515" w14:textId="77777777" w:rsidR="00116733" w:rsidRPr="00444493" w:rsidRDefault="000D56B5" w:rsidP="000D56B5">
      <w:pPr>
        <w:autoSpaceDE w:val="0"/>
        <w:autoSpaceDN w:val="0"/>
        <w:adjustRightInd w:val="0"/>
        <w:ind w:right="0"/>
        <w:jc w:val="left"/>
        <w:rPr>
          <w:lang w:val="en-US"/>
        </w:rPr>
      </w:pPr>
      <w:r w:rsidRPr="00444493">
        <w:rPr>
          <w:lang w:val="en-US"/>
        </w:rPr>
        <w:t>This test shall prove if the sensor system fulfi</w:t>
      </w:r>
      <w:r w:rsidR="00290412" w:rsidRPr="00444493">
        <w:rPr>
          <w:lang w:val="en-US"/>
        </w:rPr>
        <w:t>l</w:t>
      </w:r>
      <w:r w:rsidRPr="00444493">
        <w:rPr>
          <w:lang w:val="en-US"/>
        </w:rPr>
        <w:t>ls its required function within the specified</w:t>
      </w:r>
      <w:r w:rsidR="00116733" w:rsidRPr="00444493">
        <w:rPr>
          <w:lang w:val="en-US"/>
        </w:rPr>
        <w:t xml:space="preserve"> </w:t>
      </w:r>
      <w:r w:rsidRPr="00444493">
        <w:rPr>
          <w:lang w:val="en-US"/>
        </w:rPr>
        <w:t>range of temperature. The increment of the temperature is 5°</w:t>
      </w:r>
      <w:proofErr w:type="spellStart"/>
      <w:r w:rsidRPr="00444493">
        <w:rPr>
          <w:lang w:val="en-US"/>
        </w:rPr>
        <w:t>C over</w:t>
      </w:r>
      <w:proofErr w:type="spellEnd"/>
      <w:r w:rsidRPr="00444493">
        <w:rPr>
          <w:lang w:val="en-US"/>
        </w:rPr>
        <w:t xml:space="preserve"> the whole</w:t>
      </w:r>
      <w:r w:rsidR="00116733" w:rsidRPr="00444493">
        <w:rPr>
          <w:lang w:val="en-US"/>
        </w:rPr>
        <w:t xml:space="preserve"> </w:t>
      </w:r>
      <w:r w:rsidRPr="00444493">
        <w:rPr>
          <w:lang w:val="en-US"/>
        </w:rPr>
        <w:t xml:space="preserve">temperature range </w:t>
      </w:r>
      <w:r w:rsidRPr="00B7675F">
        <w:rPr>
          <w:lang w:val="en-US"/>
        </w:rPr>
        <w:t>(- 4</w:t>
      </w:r>
      <w:r w:rsidR="005D43E8" w:rsidRPr="00B7675F">
        <w:rPr>
          <w:lang w:val="en-US"/>
        </w:rPr>
        <w:t>0</w:t>
      </w:r>
      <w:r w:rsidRPr="00B7675F">
        <w:rPr>
          <w:lang w:val="en-US"/>
        </w:rPr>
        <w:t>°C</w:t>
      </w:r>
      <w:r w:rsidRPr="001C00DA">
        <w:rPr>
          <w:lang w:val="en-US"/>
        </w:rPr>
        <w:t xml:space="preserve"> </w:t>
      </w:r>
      <w:r w:rsidRPr="00444493">
        <w:rPr>
          <w:lang w:val="en-US"/>
        </w:rPr>
        <w:t xml:space="preserve">up to 85° C). For each step the output signal </w:t>
      </w:r>
      <w:proofErr w:type="gramStart"/>
      <w:r w:rsidRPr="00444493">
        <w:rPr>
          <w:lang w:val="en-US"/>
        </w:rPr>
        <w:t>has to</w:t>
      </w:r>
      <w:proofErr w:type="gramEnd"/>
      <w:r w:rsidRPr="00444493">
        <w:rPr>
          <w:lang w:val="en-US"/>
        </w:rPr>
        <w:t xml:space="preserve"> be</w:t>
      </w:r>
      <w:r w:rsidR="00116733" w:rsidRPr="00444493">
        <w:rPr>
          <w:lang w:val="en-US"/>
        </w:rPr>
        <w:t xml:space="preserve"> </w:t>
      </w:r>
      <w:r w:rsidRPr="00444493">
        <w:rPr>
          <w:lang w:val="en-US"/>
        </w:rPr>
        <w:t xml:space="preserve">measured over the </w:t>
      </w:r>
      <w:r w:rsidR="00ED6527" w:rsidRPr="00444493">
        <w:rPr>
          <w:lang w:val="en-US"/>
        </w:rPr>
        <w:t xml:space="preserve">whole input </w:t>
      </w:r>
      <w:r w:rsidRPr="00444493">
        <w:rPr>
          <w:lang w:val="en-US"/>
        </w:rPr>
        <w:t>an</w:t>
      </w:r>
      <w:r w:rsidR="00ED6527" w:rsidRPr="00444493">
        <w:rPr>
          <w:lang w:val="en-US"/>
        </w:rPr>
        <w:t>gle</w:t>
      </w:r>
      <w:r w:rsidR="00116733" w:rsidRPr="00444493">
        <w:rPr>
          <w:lang w:val="en-US"/>
        </w:rPr>
        <w:t xml:space="preserve"> range and the acc</w:t>
      </w:r>
      <w:r w:rsidRPr="00444493">
        <w:rPr>
          <w:lang w:val="en-US"/>
        </w:rPr>
        <w:t>uracy has to be monitored.</w:t>
      </w:r>
      <w:r w:rsidR="00116733" w:rsidRPr="00444493">
        <w:rPr>
          <w:lang w:val="en-US"/>
        </w:rPr>
        <w:t xml:space="preserve"> </w:t>
      </w:r>
      <w:r w:rsidRPr="00444493">
        <w:rPr>
          <w:lang w:val="en-US"/>
        </w:rPr>
        <w:t xml:space="preserve">Rate of temperature change: 1°C per minute. At each temperature step the sensor </w:t>
      </w:r>
      <w:proofErr w:type="gramStart"/>
      <w:r w:rsidRPr="00444493">
        <w:rPr>
          <w:lang w:val="en-US"/>
        </w:rPr>
        <w:t>has to</w:t>
      </w:r>
      <w:proofErr w:type="gramEnd"/>
      <w:r w:rsidR="00116733" w:rsidRPr="00444493">
        <w:rPr>
          <w:lang w:val="en-US"/>
        </w:rPr>
        <w:t xml:space="preserve"> </w:t>
      </w:r>
      <w:r w:rsidRPr="00444493">
        <w:rPr>
          <w:lang w:val="en-US"/>
        </w:rPr>
        <w:t>be completely tempered</w:t>
      </w:r>
      <w:r w:rsidR="00116733" w:rsidRPr="00444493">
        <w:rPr>
          <w:lang w:val="en-US"/>
        </w:rPr>
        <w:t xml:space="preserve"> </w:t>
      </w:r>
    </w:p>
    <w:p w14:paraId="499F99A5" w14:textId="77777777" w:rsidR="000D56B5" w:rsidRPr="00444493" w:rsidRDefault="000D56B5" w:rsidP="000D56B5">
      <w:pPr>
        <w:autoSpaceDE w:val="0"/>
        <w:autoSpaceDN w:val="0"/>
        <w:adjustRightInd w:val="0"/>
        <w:ind w:right="0"/>
        <w:jc w:val="left"/>
        <w:rPr>
          <w:lang w:val="en-US"/>
        </w:rPr>
      </w:pPr>
      <w:r w:rsidRPr="00444493">
        <w:rPr>
          <w:lang w:val="en-US"/>
        </w:rPr>
        <w:t>Temperature tolerance: +/- 2.5°C at each specified temperature.</w:t>
      </w:r>
    </w:p>
    <w:p w14:paraId="0AD621D1" w14:textId="77777777" w:rsidR="000D56B5" w:rsidRPr="00444493" w:rsidRDefault="000D56B5" w:rsidP="000D56B5">
      <w:pPr>
        <w:autoSpaceDE w:val="0"/>
        <w:autoSpaceDN w:val="0"/>
        <w:adjustRightInd w:val="0"/>
        <w:ind w:right="0"/>
        <w:jc w:val="left"/>
        <w:rPr>
          <w:lang w:val="en-US"/>
        </w:rPr>
      </w:pPr>
      <w:r w:rsidRPr="00444493">
        <w:rPr>
          <w:lang w:val="en-US"/>
        </w:rPr>
        <w:t>Period t1: test time (complete function test)</w:t>
      </w:r>
    </w:p>
    <w:p w14:paraId="53DBFE5B" w14:textId="77777777" w:rsidR="00116733" w:rsidRPr="00444493" w:rsidRDefault="000D56B5" w:rsidP="000D56B5">
      <w:pPr>
        <w:autoSpaceDE w:val="0"/>
        <w:autoSpaceDN w:val="0"/>
        <w:adjustRightInd w:val="0"/>
        <w:ind w:right="0"/>
        <w:jc w:val="left"/>
        <w:rPr>
          <w:lang w:val="en-US"/>
        </w:rPr>
      </w:pPr>
      <w:r w:rsidRPr="00444493">
        <w:rPr>
          <w:lang w:val="en-US"/>
        </w:rPr>
        <w:t>Period t2: total period (tempered time + period t1)</w:t>
      </w:r>
    </w:p>
    <w:p w14:paraId="39B9C213" w14:textId="77777777" w:rsidR="000D56B5" w:rsidRPr="00444493" w:rsidRDefault="000D56B5" w:rsidP="000D56B5">
      <w:pPr>
        <w:autoSpaceDE w:val="0"/>
        <w:autoSpaceDN w:val="0"/>
        <w:adjustRightInd w:val="0"/>
        <w:ind w:right="0"/>
        <w:jc w:val="left"/>
        <w:rPr>
          <w:lang w:val="en-US"/>
        </w:rPr>
      </w:pPr>
      <w:r w:rsidRPr="00444493">
        <w:rPr>
          <w:lang w:val="en-US"/>
        </w:rPr>
        <w:t xml:space="preserve">Number of cycles: 2 cycles </w:t>
      </w:r>
    </w:p>
    <w:p w14:paraId="265724A7" w14:textId="69326B74" w:rsidR="000D56B5" w:rsidRPr="00444493" w:rsidRDefault="008F7465" w:rsidP="000D56B5">
      <w:pPr>
        <w:autoSpaceDE w:val="0"/>
        <w:autoSpaceDN w:val="0"/>
        <w:adjustRightInd w:val="0"/>
        <w:ind w:right="0"/>
        <w:jc w:val="left"/>
        <w:rPr>
          <w:lang w:val="en-US"/>
        </w:rPr>
      </w:pPr>
      <w:r w:rsidRPr="00444493">
        <w:rPr>
          <w:noProof/>
          <w:lang w:val="en-US"/>
        </w:rPr>
        <w:drawing>
          <wp:inline distT="0" distB="0" distL="0" distR="0" wp14:anchorId="71C14019" wp14:editId="18BEC258">
            <wp:extent cx="5666740" cy="3020060"/>
            <wp:effectExtent l="0" t="0" r="0" b="0"/>
            <wp:docPr id="43"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b="6352"/>
                    <a:stretch>
                      <a:fillRect/>
                    </a:stretch>
                  </pic:blipFill>
                  <pic:spPr bwMode="auto">
                    <a:xfrm>
                      <a:off x="0" y="0"/>
                      <a:ext cx="5666740" cy="3020060"/>
                    </a:xfrm>
                    <a:prstGeom prst="rect">
                      <a:avLst/>
                    </a:prstGeom>
                    <a:noFill/>
                    <a:ln>
                      <a:noFill/>
                    </a:ln>
                  </pic:spPr>
                </pic:pic>
              </a:graphicData>
            </a:graphic>
          </wp:inline>
        </w:drawing>
      </w:r>
    </w:p>
    <w:p w14:paraId="7825D4A9" w14:textId="77777777" w:rsidR="000D56B5" w:rsidRPr="00444493" w:rsidRDefault="000D56B5" w:rsidP="00132EE6">
      <w:pPr>
        <w:pStyle w:val="Heading2"/>
        <w:rPr>
          <w:lang w:val="en-US"/>
        </w:rPr>
      </w:pPr>
      <w:bookmarkStart w:id="231" w:name="_Toc338860420"/>
      <w:bookmarkStart w:id="232" w:name="_Toc78809119"/>
      <w:r w:rsidRPr="00444493">
        <w:rPr>
          <w:rStyle w:val="definition2"/>
          <w:color w:val="auto"/>
          <w:sz w:val="20"/>
          <w:lang w:val="en-US"/>
        </w:rPr>
        <w:t>Mechanical</w:t>
      </w:r>
      <w:r w:rsidRPr="00444493">
        <w:rPr>
          <w:lang w:val="en-US"/>
        </w:rPr>
        <w:t xml:space="preserve"> tests</w:t>
      </w:r>
      <w:bookmarkEnd w:id="226"/>
      <w:bookmarkEnd w:id="227"/>
      <w:bookmarkEnd w:id="228"/>
      <w:bookmarkEnd w:id="231"/>
      <w:bookmarkEnd w:id="232"/>
    </w:p>
    <w:p w14:paraId="5E5C47DC" w14:textId="77777777" w:rsidR="000D56B5" w:rsidRPr="00444493" w:rsidRDefault="000D56B5" w:rsidP="000D56B5">
      <w:pPr>
        <w:autoSpaceDE w:val="0"/>
        <w:autoSpaceDN w:val="0"/>
        <w:adjustRightInd w:val="0"/>
        <w:ind w:right="0"/>
        <w:jc w:val="left"/>
        <w:rPr>
          <w:lang w:val="en-US"/>
        </w:rPr>
      </w:pPr>
      <w:bookmarkStart w:id="233" w:name="_Toc487452458"/>
      <w:bookmarkStart w:id="234" w:name="_Toc514655294"/>
      <w:bookmarkStart w:id="235" w:name="_Toc280095933"/>
      <w:r w:rsidRPr="00444493">
        <w:rPr>
          <w:lang w:val="en-US"/>
        </w:rPr>
        <w:t>The sensor is not connected with the electrical supply during the tests, unless otherwise specified.</w:t>
      </w:r>
    </w:p>
    <w:p w14:paraId="153DB57D" w14:textId="77777777" w:rsidR="00F14901" w:rsidRPr="00444493" w:rsidRDefault="00F14901" w:rsidP="000D56B5">
      <w:pPr>
        <w:autoSpaceDE w:val="0"/>
        <w:autoSpaceDN w:val="0"/>
        <w:adjustRightInd w:val="0"/>
        <w:ind w:right="0"/>
        <w:jc w:val="left"/>
        <w:rPr>
          <w:lang w:val="en-US"/>
        </w:rPr>
      </w:pPr>
    </w:p>
    <w:p w14:paraId="7B684BD5" w14:textId="77777777" w:rsidR="000D56B5" w:rsidRPr="00D15768" w:rsidRDefault="000D56B5" w:rsidP="000D56B5">
      <w:pPr>
        <w:autoSpaceDE w:val="0"/>
        <w:autoSpaceDN w:val="0"/>
        <w:adjustRightInd w:val="0"/>
        <w:ind w:right="0"/>
        <w:jc w:val="left"/>
        <w:rPr>
          <w:lang w:val="en-US"/>
        </w:rPr>
      </w:pPr>
      <w:r w:rsidRPr="00D15768">
        <w:rPr>
          <w:lang w:val="en-US"/>
        </w:rPr>
        <w:t xml:space="preserve">The </w:t>
      </w:r>
      <w:r w:rsidR="00D15768" w:rsidRPr="00D15768">
        <w:rPr>
          <w:lang w:val="en-US"/>
        </w:rPr>
        <w:t>cover unit</w:t>
      </w:r>
      <w:r w:rsidRPr="00D15768">
        <w:rPr>
          <w:lang w:val="en-US"/>
        </w:rPr>
        <w:t xml:space="preserve"> will be mounted on a</w:t>
      </w:r>
      <w:r w:rsidR="00E450F5" w:rsidRPr="00D15768">
        <w:rPr>
          <w:lang w:val="en-US"/>
        </w:rPr>
        <w:t>n adapter</w:t>
      </w:r>
      <w:r w:rsidRPr="00D15768">
        <w:rPr>
          <w:lang w:val="en-US"/>
        </w:rPr>
        <w:t>.</w:t>
      </w:r>
      <w:r w:rsidR="00F14901" w:rsidRPr="00D15768">
        <w:rPr>
          <w:lang w:val="en-US"/>
        </w:rPr>
        <w:t xml:space="preserve"> </w:t>
      </w:r>
      <w:r w:rsidRPr="00D15768">
        <w:rPr>
          <w:lang w:val="en-US"/>
        </w:rPr>
        <w:t xml:space="preserve">All mechanical tests </w:t>
      </w:r>
      <w:proofErr w:type="gramStart"/>
      <w:r w:rsidRPr="00D15768">
        <w:rPr>
          <w:lang w:val="en-US"/>
        </w:rPr>
        <w:t>have to</w:t>
      </w:r>
      <w:proofErr w:type="gramEnd"/>
      <w:r w:rsidRPr="00D15768">
        <w:rPr>
          <w:lang w:val="en-US"/>
        </w:rPr>
        <w:t xml:space="preserve"> be performed including the </w:t>
      </w:r>
      <w:r w:rsidR="00E450F5" w:rsidRPr="00D15768">
        <w:rPr>
          <w:lang w:val="en-US"/>
        </w:rPr>
        <w:t>adapter</w:t>
      </w:r>
      <w:r w:rsidRPr="00D15768">
        <w:rPr>
          <w:lang w:val="en-US"/>
        </w:rPr>
        <w:t>.</w:t>
      </w:r>
    </w:p>
    <w:p w14:paraId="6B3218E5" w14:textId="77777777" w:rsidR="000D56B5" w:rsidRPr="00444493" w:rsidRDefault="000D56B5" w:rsidP="000D56B5">
      <w:pPr>
        <w:autoSpaceDE w:val="0"/>
        <w:autoSpaceDN w:val="0"/>
        <w:adjustRightInd w:val="0"/>
        <w:ind w:right="0"/>
        <w:jc w:val="left"/>
        <w:rPr>
          <w:lang w:val="en-US"/>
        </w:rPr>
      </w:pPr>
      <w:r w:rsidRPr="00444493">
        <w:rPr>
          <w:lang w:val="en-US"/>
        </w:rPr>
        <w:t>The specimen shall be visually inspected and electrically and mechanically checked.</w:t>
      </w:r>
    </w:p>
    <w:p w14:paraId="7BF20665" w14:textId="77777777" w:rsidR="000D56B5" w:rsidRPr="00444493" w:rsidRDefault="000D56B5" w:rsidP="00436F3C">
      <w:pPr>
        <w:pStyle w:val="Heading3"/>
        <w:tabs>
          <w:tab w:val="num" w:pos="709"/>
        </w:tabs>
        <w:ind w:left="709" w:hanging="709"/>
        <w:rPr>
          <w:lang w:val="en-US"/>
        </w:rPr>
      </w:pPr>
      <w:bookmarkStart w:id="236" w:name="_Toc338860421"/>
      <w:bookmarkStart w:id="237" w:name="_Ref370892057"/>
      <w:bookmarkStart w:id="238" w:name="_Ref370892087"/>
      <w:bookmarkStart w:id="239" w:name="_Toc78809120"/>
      <w:r w:rsidRPr="00444493">
        <w:rPr>
          <w:lang w:val="en-US"/>
        </w:rPr>
        <w:t>Resonance test</w:t>
      </w:r>
      <w:bookmarkEnd w:id="233"/>
      <w:bookmarkEnd w:id="234"/>
      <w:bookmarkEnd w:id="235"/>
      <w:bookmarkEnd w:id="236"/>
      <w:bookmarkEnd w:id="237"/>
      <w:bookmarkEnd w:id="238"/>
      <w:bookmarkEnd w:id="239"/>
    </w:p>
    <w:p w14:paraId="0EEC3E9D" w14:textId="77777777" w:rsidR="000D56B5" w:rsidRPr="00444493" w:rsidRDefault="000D56B5" w:rsidP="000D56B5">
      <w:pPr>
        <w:tabs>
          <w:tab w:val="right" w:pos="7938"/>
        </w:tabs>
        <w:ind w:right="-1"/>
        <w:jc w:val="left"/>
        <w:rPr>
          <w:lang w:val="en-US"/>
        </w:rPr>
      </w:pPr>
      <w:r w:rsidRPr="00444493">
        <w:rPr>
          <w:lang w:val="en-US"/>
        </w:rPr>
        <w:t>Test according to</w:t>
      </w:r>
      <w:r w:rsidRPr="00444493">
        <w:rPr>
          <w:lang w:val="en-US"/>
        </w:rPr>
        <w:tab/>
        <w:t>DIN 40046</w:t>
      </w:r>
    </w:p>
    <w:p w14:paraId="182AD27F" w14:textId="77777777" w:rsidR="000D56B5" w:rsidRPr="00444493" w:rsidRDefault="000D56B5" w:rsidP="000D56B5">
      <w:pPr>
        <w:tabs>
          <w:tab w:val="right" w:pos="7938"/>
        </w:tabs>
        <w:ind w:right="-1"/>
        <w:jc w:val="left"/>
        <w:rPr>
          <w:lang w:val="en-US"/>
        </w:rPr>
      </w:pPr>
      <w:r w:rsidRPr="00444493">
        <w:rPr>
          <w:lang w:val="en-US"/>
        </w:rPr>
        <w:t>Frequency range</w:t>
      </w:r>
      <w:r w:rsidRPr="00444493">
        <w:rPr>
          <w:lang w:val="en-US"/>
        </w:rPr>
        <w:tab/>
        <w:t>5 Hz - 2000 Hz</w:t>
      </w:r>
    </w:p>
    <w:p w14:paraId="3DDA1439" w14:textId="77777777" w:rsidR="000D56B5" w:rsidRPr="00444493" w:rsidRDefault="000D56B5" w:rsidP="000D56B5">
      <w:pPr>
        <w:tabs>
          <w:tab w:val="right" w:pos="7938"/>
        </w:tabs>
        <w:ind w:right="-1"/>
        <w:jc w:val="left"/>
        <w:rPr>
          <w:lang w:val="en-US"/>
        </w:rPr>
      </w:pPr>
      <w:r w:rsidRPr="00444493">
        <w:rPr>
          <w:lang w:val="en-US"/>
        </w:rPr>
        <w:t>Acceleration</w:t>
      </w:r>
      <w:r w:rsidRPr="00444493">
        <w:rPr>
          <w:lang w:val="en-US"/>
        </w:rPr>
        <w:tab/>
        <w:t>20 m/s</w:t>
      </w:r>
      <w:r w:rsidRPr="00444493">
        <w:rPr>
          <w:vertAlign w:val="superscript"/>
          <w:lang w:val="en-US"/>
        </w:rPr>
        <w:t>2</w:t>
      </w:r>
    </w:p>
    <w:p w14:paraId="7246B07C" w14:textId="77777777" w:rsidR="000D56B5" w:rsidRDefault="000D56B5" w:rsidP="000D56B5">
      <w:pPr>
        <w:tabs>
          <w:tab w:val="right" w:pos="7938"/>
        </w:tabs>
        <w:ind w:right="-1"/>
        <w:jc w:val="left"/>
        <w:rPr>
          <w:lang w:val="en-US"/>
        </w:rPr>
      </w:pPr>
      <w:r w:rsidRPr="00444493">
        <w:rPr>
          <w:lang w:val="en-US"/>
        </w:rPr>
        <w:t>Sweep rate</w:t>
      </w:r>
      <w:r w:rsidRPr="00444493">
        <w:rPr>
          <w:lang w:val="en-US"/>
        </w:rPr>
        <w:tab/>
      </w:r>
      <w:bookmarkStart w:id="240" w:name="_Toc487452459"/>
      <w:bookmarkStart w:id="241" w:name="_Toc514655295"/>
      <w:r w:rsidRPr="00444493">
        <w:rPr>
          <w:lang w:val="en-US"/>
        </w:rPr>
        <w:t>1 octave/</w:t>
      </w:r>
      <w:proofErr w:type="gramStart"/>
      <w:r w:rsidRPr="00444493">
        <w:rPr>
          <w:lang w:val="en-US"/>
        </w:rPr>
        <w:t>min</w:t>
      </w:r>
      <w:proofErr w:type="gramEnd"/>
    </w:p>
    <w:p w14:paraId="1CED86D3" w14:textId="77777777" w:rsidR="005B2C2A" w:rsidRPr="00444493" w:rsidRDefault="005B2C2A" w:rsidP="000D56B5">
      <w:pPr>
        <w:tabs>
          <w:tab w:val="right" w:pos="7938"/>
        </w:tabs>
        <w:ind w:right="-1"/>
        <w:jc w:val="left"/>
        <w:rPr>
          <w:lang w:val="en-US"/>
        </w:rPr>
      </w:pPr>
      <w:r>
        <w:rPr>
          <w:lang w:val="en-US"/>
        </w:rPr>
        <w:br w:type="page"/>
      </w:r>
    </w:p>
    <w:p w14:paraId="5F5A1734" w14:textId="77777777" w:rsidR="000D56B5" w:rsidRPr="00B27CC1" w:rsidRDefault="000D56B5" w:rsidP="00436F3C">
      <w:pPr>
        <w:pStyle w:val="Heading3"/>
        <w:tabs>
          <w:tab w:val="num" w:pos="709"/>
        </w:tabs>
        <w:ind w:left="709" w:hanging="709"/>
        <w:rPr>
          <w:lang w:val="en-US"/>
        </w:rPr>
      </w:pPr>
      <w:bookmarkStart w:id="242" w:name="_Toc280095934"/>
      <w:bookmarkStart w:id="243" w:name="_Toc338860422"/>
      <w:bookmarkStart w:id="244" w:name="_Toc78809121"/>
      <w:r w:rsidRPr="00B27CC1">
        <w:t>Random</w:t>
      </w:r>
      <w:r w:rsidRPr="00B27CC1">
        <w:rPr>
          <w:lang w:val="en-US"/>
        </w:rPr>
        <w:t xml:space="preserve"> vibration test</w:t>
      </w:r>
      <w:bookmarkEnd w:id="240"/>
      <w:bookmarkEnd w:id="241"/>
      <w:bookmarkEnd w:id="242"/>
      <w:bookmarkEnd w:id="243"/>
      <w:bookmarkEnd w:id="244"/>
    </w:p>
    <w:p w14:paraId="1E391BD5" w14:textId="77777777" w:rsidR="000D56B5" w:rsidRPr="00444493" w:rsidRDefault="000D56B5" w:rsidP="000D56B5">
      <w:pPr>
        <w:tabs>
          <w:tab w:val="right" w:pos="7938"/>
        </w:tabs>
        <w:ind w:right="-1"/>
        <w:jc w:val="left"/>
        <w:rPr>
          <w:lang w:val="en-US"/>
        </w:rPr>
      </w:pPr>
      <w:r w:rsidRPr="00444493">
        <w:rPr>
          <w:lang w:val="en-US"/>
        </w:rPr>
        <w:t>Test according to</w:t>
      </w:r>
      <w:r w:rsidRPr="00444493">
        <w:rPr>
          <w:lang w:val="en-US"/>
        </w:rPr>
        <w:tab/>
        <w:t>IEC 60068 - 2 - 34</w:t>
      </w:r>
    </w:p>
    <w:p w14:paraId="0FED6A1D" w14:textId="77777777" w:rsidR="000D56B5" w:rsidRPr="00444493" w:rsidRDefault="000D56B5" w:rsidP="000D56B5">
      <w:pPr>
        <w:tabs>
          <w:tab w:val="right" w:pos="7938"/>
        </w:tabs>
        <w:ind w:right="-1"/>
        <w:jc w:val="left"/>
        <w:rPr>
          <w:lang w:val="en-US"/>
        </w:rPr>
      </w:pPr>
      <w:r w:rsidRPr="00444493">
        <w:rPr>
          <w:lang w:val="en-US"/>
        </w:rPr>
        <w:t>Frequency range</w:t>
      </w:r>
      <w:r w:rsidRPr="00444493">
        <w:rPr>
          <w:lang w:val="en-US"/>
        </w:rPr>
        <w:tab/>
        <w:t>5 Hz - 2000Hz</w:t>
      </w:r>
    </w:p>
    <w:p w14:paraId="220C82B3" w14:textId="77777777" w:rsidR="000D56B5" w:rsidRPr="00444493" w:rsidRDefault="000D56B5" w:rsidP="000D56B5">
      <w:pPr>
        <w:tabs>
          <w:tab w:val="right" w:pos="7938"/>
        </w:tabs>
        <w:ind w:right="-1"/>
        <w:jc w:val="left"/>
        <w:rPr>
          <w:lang w:val="en-US"/>
        </w:rPr>
      </w:pPr>
      <w:r w:rsidRPr="00444493">
        <w:rPr>
          <w:lang w:val="en-US"/>
        </w:rPr>
        <w:t>Test duration per main axis</w:t>
      </w:r>
      <w:r w:rsidRPr="00444493">
        <w:rPr>
          <w:lang w:val="en-US"/>
        </w:rPr>
        <w:tab/>
        <w:t>50 h</w:t>
      </w:r>
    </w:p>
    <w:p w14:paraId="54FECE4A" w14:textId="77777777" w:rsidR="000D56B5" w:rsidRPr="00444493" w:rsidRDefault="000D56B5" w:rsidP="000D56B5">
      <w:pPr>
        <w:tabs>
          <w:tab w:val="right" w:pos="7938"/>
        </w:tabs>
        <w:ind w:right="-1"/>
        <w:jc w:val="left"/>
        <w:rPr>
          <w:vertAlign w:val="superscript"/>
          <w:lang w:val="en-US"/>
        </w:rPr>
      </w:pPr>
      <w:r w:rsidRPr="00444493">
        <w:rPr>
          <w:lang w:val="en-US"/>
        </w:rPr>
        <w:t>RMS</w:t>
      </w:r>
      <w:r w:rsidRPr="00444493">
        <w:rPr>
          <w:lang w:val="en-US"/>
        </w:rPr>
        <w:tab/>
        <w:t>161 m/s</w:t>
      </w:r>
      <w:r w:rsidRPr="00444493">
        <w:rPr>
          <w:vertAlign w:val="superscript"/>
          <w:lang w:val="en-US"/>
        </w:rPr>
        <w:t>2</w:t>
      </w:r>
    </w:p>
    <w:p w14:paraId="4E3CCEBD" w14:textId="321FE3A8" w:rsidR="000D56B5" w:rsidRPr="00444493" w:rsidRDefault="000D56B5" w:rsidP="00F14901">
      <w:pPr>
        <w:autoSpaceDE w:val="0"/>
        <w:autoSpaceDN w:val="0"/>
        <w:adjustRightInd w:val="0"/>
        <w:ind w:right="0"/>
        <w:jc w:val="left"/>
        <w:rPr>
          <w:lang w:val="en-US"/>
        </w:rPr>
      </w:pPr>
      <w:r w:rsidRPr="00444493">
        <w:rPr>
          <w:lang w:val="en-US"/>
        </w:rPr>
        <w:t>The results of the resonance test (</w:t>
      </w:r>
      <w:r w:rsidR="00E450F5" w:rsidRPr="00444493">
        <w:rPr>
          <w:lang w:val="en-US"/>
        </w:rPr>
        <w:fldChar w:fldCharType="begin"/>
      </w:r>
      <w:r w:rsidR="00E450F5" w:rsidRPr="00444493">
        <w:rPr>
          <w:lang w:val="en-US"/>
        </w:rPr>
        <w:instrText xml:space="preserve"> REF _Ref370892057 \r \h </w:instrText>
      </w:r>
      <w:r w:rsidR="0041627D" w:rsidRPr="00444493">
        <w:rPr>
          <w:lang w:val="en-US"/>
        </w:rPr>
        <w:instrText xml:space="preserve"> \* MERGEFORMAT </w:instrText>
      </w:r>
      <w:r w:rsidR="00E450F5" w:rsidRPr="00444493">
        <w:rPr>
          <w:lang w:val="en-US"/>
        </w:rPr>
      </w:r>
      <w:r w:rsidR="00E450F5" w:rsidRPr="00444493">
        <w:rPr>
          <w:lang w:val="en-US"/>
        </w:rPr>
        <w:fldChar w:fldCharType="separate"/>
      </w:r>
      <w:r w:rsidR="00FF28F7">
        <w:rPr>
          <w:lang w:val="en-US"/>
        </w:rPr>
        <w:t>7.4.1</w:t>
      </w:r>
      <w:r w:rsidR="00E450F5" w:rsidRPr="00444493">
        <w:rPr>
          <w:lang w:val="en-US"/>
        </w:rPr>
        <w:fldChar w:fldCharType="end"/>
      </w:r>
      <w:r w:rsidRPr="00444493">
        <w:rPr>
          <w:lang w:val="en-US"/>
        </w:rPr>
        <w:t xml:space="preserve">) shall be </w:t>
      </w:r>
      <w:proofErr w:type="gramStart"/>
      <w:r w:rsidRPr="00444493">
        <w:rPr>
          <w:lang w:val="en-US"/>
        </w:rPr>
        <w:t>taken into account</w:t>
      </w:r>
      <w:proofErr w:type="gramEnd"/>
      <w:r w:rsidRPr="00444493">
        <w:rPr>
          <w:lang w:val="en-US"/>
        </w:rPr>
        <w:t>. Frequencies with big</w:t>
      </w:r>
      <w:r w:rsidR="00F14901" w:rsidRPr="00444493">
        <w:rPr>
          <w:lang w:val="en-US"/>
        </w:rPr>
        <w:t xml:space="preserve"> </w:t>
      </w:r>
      <w:r w:rsidRPr="00444493">
        <w:rPr>
          <w:lang w:val="en-US"/>
        </w:rPr>
        <w:t xml:space="preserve">significance shall be added. Test will be performed along </w:t>
      </w:r>
      <w:proofErr w:type="spellStart"/>
      <w:proofErr w:type="gramStart"/>
      <w:r w:rsidRPr="00444493">
        <w:rPr>
          <w:lang w:val="en-US"/>
        </w:rPr>
        <w:t>x,y</w:t>
      </w:r>
      <w:proofErr w:type="gramEnd"/>
      <w:r w:rsidRPr="00444493">
        <w:rPr>
          <w:lang w:val="en-US"/>
        </w:rPr>
        <w:t>,z</w:t>
      </w:r>
      <w:proofErr w:type="spellEnd"/>
      <w:r w:rsidRPr="00444493">
        <w:rPr>
          <w:lang w:val="en-US"/>
        </w:rPr>
        <w:t xml:space="preserve"> axis.</w:t>
      </w:r>
    </w:p>
    <w:p w14:paraId="0DD40B0B" w14:textId="35EA3393" w:rsidR="000D56B5" w:rsidRPr="00444493" w:rsidRDefault="008F7465" w:rsidP="000D56B5">
      <w:pPr>
        <w:tabs>
          <w:tab w:val="right" w:pos="7938"/>
        </w:tabs>
        <w:ind w:right="-1"/>
        <w:jc w:val="center"/>
        <w:rPr>
          <w:lang w:val="en-US"/>
        </w:rPr>
      </w:pPr>
      <w:r w:rsidRPr="00444493">
        <w:rPr>
          <w:noProof/>
          <w:lang w:val="en-US"/>
        </w:rPr>
        <w:drawing>
          <wp:inline distT="0" distB="0" distL="0" distR="0" wp14:anchorId="1DC4E8F5" wp14:editId="06C45B2B">
            <wp:extent cx="5936615" cy="3207385"/>
            <wp:effectExtent l="0" t="0" r="0" b="0"/>
            <wp:docPr id="4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14:paraId="1AB86B6E" w14:textId="77777777" w:rsidR="000D56B5" w:rsidRPr="00444493" w:rsidRDefault="000D56B5" w:rsidP="00436F3C">
      <w:pPr>
        <w:pStyle w:val="Heading3"/>
        <w:tabs>
          <w:tab w:val="num" w:pos="709"/>
        </w:tabs>
        <w:ind w:left="709" w:hanging="709"/>
        <w:rPr>
          <w:lang w:val="en-US"/>
        </w:rPr>
      </w:pPr>
      <w:bookmarkStart w:id="245" w:name="_Toc487452460"/>
      <w:bookmarkStart w:id="246" w:name="_Toc514655296"/>
      <w:bookmarkStart w:id="247" w:name="_Toc280095935"/>
      <w:bookmarkStart w:id="248" w:name="_Toc338860423"/>
      <w:bookmarkStart w:id="249" w:name="_Toc78809122"/>
      <w:r w:rsidRPr="00444493">
        <w:t>Sinus</w:t>
      </w:r>
      <w:r w:rsidRPr="00444493">
        <w:rPr>
          <w:lang w:val="en-US"/>
        </w:rPr>
        <w:t xml:space="preserve"> vibration test</w:t>
      </w:r>
      <w:bookmarkEnd w:id="245"/>
      <w:bookmarkEnd w:id="246"/>
      <w:bookmarkEnd w:id="247"/>
      <w:bookmarkEnd w:id="248"/>
      <w:bookmarkEnd w:id="249"/>
    </w:p>
    <w:p w14:paraId="2FFE2AE9" w14:textId="5FD601EE" w:rsidR="000D56B5" w:rsidRPr="00444493" w:rsidRDefault="000D56B5" w:rsidP="000D56B5">
      <w:pPr>
        <w:tabs>
          <w:tab w:val="right" w:pos="7938"/>
        </w:tabs>
        <w:ind w:right="-1"/>
        <w:jc w:val="left"/>
        <w:rPr>
          <w:lang w:val="en-US"/>
        </w:rPr>
      </w:pPr>
      <w:r w:rsidRPr="00444493">
        <w:rPr>
          <w:lang w:val="en-US"/>
        </w:rPr>
        <w:t>Frequency</w:t>
      </w:r>
      <w:r w:rsidRPr="00444493">
        <w:rPr>
          <w:lang w:val="en-US"/>
        </w:rPr>
        <w:tab/>
        <w:t>critical frequenc</w:t>
      </w:r>
      <w:r w:rsidR="00F14901" w:rsidRPr="00444493">
        <w:rPr>
          <w:lang w:val="en-US"/>
        </w:rPr>
        <w:t>i</w:t>
      </w:r>
      <w:r w:rsidRPr="00444493">
        <w:rPr>
          <w:lang w:val="en-US"/>
        </w:rPr>
        <w:t xml:space="preserve">es of </w:t>
      </w:r>
      <w:r w:rsidR="00E450F5" w:rsidRPr="00444493">
        <w:rPr>
          <w:lang w:val="en-US"/>
        </w:rPr>
        <w:fldChar w:fldCharType="begin"/>
      </w:r>
      <w:r w:rsidR="00E450F5" w:rsidRPr="00444493">
        <w:rPr>
          <w:lang w:val="en-US"/>
        </w:rPr>
        <w:instrText xml:space="preserve"> REF _Ref370892087 \r \h </w:instrText>
      </w:r>
      <w:r w:rsidR="0041627D" w:rsidRPr="00444493">
        <w:rPr>
          <w:lang w:val="en-US"/>
        </w:rPr>
        <w:instrText xml:space="preserve"> \* MERGEFORMAT </w:instrText>
      </w:r>
      <w:r w:rsidR="00E450F5" w:rsidRPr="00444493">
        <w:rPr>
          <w:lang w:val="en-US"/>
        </w:rPr>
      </w:r>
      <w:r w:rsidR="00E450F5" w:rsidRPr="00444493">
        <w:rPr>
          <w:lang w:val="en-US"/>
        </w:rPr>
        <w:fldChar w:fldCharType="separate"/>
      </w:r>
      <w:r w:rsidR="00FF28F7">
        <w:rPr>
          <w:lang w:val="en-US"/>
        </w:rPr>
        <w:t>7.4.1</w:t>
      </w:r>
      <w:r w:rsidR="00E450F5" w:rsidRPr="00444493">
        <w:rPr>
          <w:lang w:val="en-US"/>
        </w:rPr>
        <w:fldChar w:fldCharType="end"/>
      </w:r>
    </w:p>
    <w:p w14:paraId="44C0FF37" w14:textId="77777777" w:rsidR="000D56B5" w:rsidRPr="00444493" w:rsidRDefault="000D56B5" w:rsidP="000D56B5">
      <w:pPr>
        <w:tabs>
          <w:tab w:val="right" w:pos="7938"/>
        </w:tabs>
        <w:ind w:right="-1"/>
        <w:jc w:val="left"/>
        <w:rPr>
          <w:lang w:val="en-US"/>
        </w:rPr>
      </w:pPr>
      <w:r w:rsidRPr="00444493">
        <w:rPr>
          <w:lang w:val="en-US"/>
        </w:rPr>
        <w:t>Acceleration</w:t>
      </w:r>
      <w:r w:rsidRPr="00444493">
        <w:rPr>
          <w:lang w:val="en-US"/>
        </w:rPr>
        <w:tab/>
        <w:t>5 g (g = 9.81 m/s</w:t>
      </w:r>
      <w:r w:rsidRPr="00444493">
        <w:rPr>
          <w:vertAlign w:val="superscript"/>
          <w:lang w:val="en-US"/>
        </w:rPr>
        <w:t>2</w:t>
      </w:r>
      <w:r w:rsidRPr="00444493">
        <w:rPr>
          <w:lang w:val="en-US"/>
        </w:rPr>
        <w:t>)</w:t>
      </w:r>
      <w:bookmarkStart w:id="250" w:name="_Toc487452461"/>
      <w:bookmarkStart w:id="251" w:name="_Toc489844709"/>
      <w:bookmarkStart w:id="252" w:name="_Toc514655297"/>
      <w:bookmarkStart w:id="253" w:name="_Toc280095936"/>
      <w:bookmarkStart w:id="254" w:name="_Toc487452462"/>
    </w:p>
    <w:p w14:paraId="3B0BC144" w14:textId="77777777" w:rsidR="000D56B5" w:rsidRPr="00444493" w:rsidRDefault="000D56B5" w:rsidP="000D56B5">
      <w:pPr>
        <w:tabs>
          <w:tab w:val="right" w:pos="7938"/>
        </w:tabs>
        <w:ind w:right="-1"/>
        <w:jc w:val="left"/>
        <w:rPr>
          <w:vertAlign w:val="superscript"/>
          <w:lang w:val="en-US"/>
        </w:rPr>
      </w:pPr>
      <w:r w:rsidRPr="00444493">
        <w:rPr>
          <w:lang w:val="en-US"/>
        </w:rPr>
        <w:t>Load cycle</w:t>
      </w:r>
      <w:r w:rsidRPr="00444493">
        <w:rPr>
          <w:lang w:val="en-US"/>
        </w:rPr>
        <w:tab/>
        <w:t>10</w:t>
      </w:r>
      <w:r w:rsidRPr="00444493">
        <w:rPr>
          <w:vertAlign w:val="superscript"/>
          <w:lang w:val="en-US"/>
        </w:rPr>
        <w:t>7</w:t>
      </w:r>
    </w:p>
    <w:p w14:paraId="4D0210D7" w14:textId="77777777" w:rsidR="009C6500" w:rsidRPr="00444493" w:rsidRDefault="009C6500" w:rsidP="00F14901">
      <w:pPr>
        <w:autoSpaceDE w:val="0"/>
        <w:autoSpaceDN w:val="0"/>
        <w:adjustRightInd w:val="0"/>
        <w:ind w:right="0"/>
        <w:jc w:val="left"/>
        <w:rPr>
          <w:lang w:val="en-US"/>
        </w:rPr>
      </w:pPr>
    </w:p>
    <w:p w14:paraId="634CD85A" w14:textId="77777777" w:rsidR="000D56B5" w:rsidRPr="00444493" w:rsidRDefault="000D56B5" w:rsidP="00F14901">
      <w:pPr>
        <w:autoSpaceDE w:val="0"/>
        <w:autoSpaceDN w:val="0"/>
        <w:adjustRightInd w:val="0"/>
        <w:ind w:right="0"/>
        <w:jc w:val="left"/>
        <w:rPr>
          <w:lang w:val="en-US"/>
        </w:rPr>
      </w:pPr>
      <w:r w:rsidRPr="00444493">
        <w:rPr>
          <w:lang w:val="en-US"/>
        </w:rPr>
        <w:t xml:space="preserve">The sensor signal does not have to be measured during this test. Connector </w:t>
      </w:r>
      <w:proofErr w:type="gramStart"/>
      <w:r w:rsidRPr="00444493">
        <w:rPr>
          <w:lang w:val="en-US"/>
        </w:rPr>
        <w:t>has to</w:t>
      </w:r>
      <w:proofErr w:type="gramEnd"/>
      <w:r w:rsidRPr="00444493">
        <w:rPr>
          <w:lang w:val="en-US"/>
        </w:rPr>
        <w:t xml:space="preserve"> be</w:t>
      </w:r>
      <w:r w:rsidR="00F14901" w:rsidRPr="00444493">
        <w:rPr>
          <w:lang w:val="en-US"/>
        </w:rPr>
        <w:t xml:space="preserve"> </w:t>
      </w:r>
      <w:r w:rsidRPr="00444493">
        <w:rPr>
          <w:lang w:val="en-US"/>
        </w:rPr>
        <w:t>attached.</w:t>
      </w:r>
    </w:p>
    <w:p w14:paraId="1614E324" w14:textId="77777777" w:rsidR="000D56B5" w:rsidRPr="00444493" w:rsidRDefault="000D56B5" w:rsidP="00436F3C">
      <w:pPr>
        <w:pStyle w:val="Heading3"/>
        <w:tabs>
          <w:tab w:val="num" w:pos="709"/>
        </w:tabs>
        <w:ind w:left="709" w:hanging="709"/>
        <w:rPr>
          <w:lang w:val="en-US"/>
        </w:rPr>
      </w:pPr>
      <w:bookmarkStart w:id="255" w:name="_Toc338860424"/>
      <w:bookmarkStart w:id="256" w:name="_Toc78809123"/>
      <w:r w:rsidRPr="00444493">
        <w:rPr>
          <w:lang w:val="en-US"/>
        </w:rPr>
        <w:t>Shock test</w:t>
      </w:r>
      <w:bookmarkEnd w:id="255"/>
      <w:bookmarkEnd w:id="256"/>
    </w:p>
    <w:bookmarkEnd w:id="250"/>
    <w:bookmarkEnd w:id="251"/>
    <w:bookmarkEnd w:id="252"/>
    <w:bookmarkEnd w:id="253"/>
    <w:p w14:paraId="3A5AABE1" w14:textId="77777777" w:rsidR="000D56B5" w:rsidRPr="00444493" w:rsidRDefault="000D56B5" w:rsidP="000D56B5">
      <w:pPr>
        <w:tabs>
          <w:tab w:val="right" w:pos="7938"/>
        </w:tabs>
        <w:ind w:right="-1"/>
        <w:jc w:val="left"/>
        <w:rPr>
          <w:lang w:val="en-US"/>
        </w:rPr>
      </w:pPr>
      <w:r w:rsidRPr="00444493">
        <w:rPr>
          <w:lang w:val="en-US"/>
        </w:rPr>
        <w:t>Test according to</w:t>
      </w:r>
      <w:r w:rsidRPr="00444493">
        <w:rPr>
          <w:lang w:val="en-US"/>
        </w:rPr>
        <w:tab/>
        <w:t>IEC 60068 – 2 – 27</w:t>
      </w:r>
    </w:p>
    <w:p w14:paraId="43809B5F" w14:textId="77777777" w:rsidR="000D56B5" w:rsidRPr="00444493" w:rsidRDefault="000D56B5" w:rsidP="000D56B5">
      <w:pPr>
        <w:tabs>
          <w:tab w:val="right" w:pos="7938"/>
        </w:tabs>
        <w:ind w:right="-1"/>
        <w:jc w:val="left"/>
        <w:rPr>
          <w:lang w:val="en-US"/>
        </w:rPr>
      </w:pPr>
      <w:r w:rsidRPr="00444493">
        <w:rPr>
          <w:lang w:val="en-US"/>
        </w:rPr>
        <w:t>Peak</w:t>
      </w:r>
      <w:r w:rsidR="00F14901" w:rsidRPr="00444493">
        <w:rPr>
          <w:lang w:val="en-US"/>
        </w:rPr>
        <w:t xml:space="preserve"> </w:t>
      </w:r>
      <w:r w:rsidRPr="00444493">
        <w:rPr>
          <w:lang w:val="en-US"/>
        </w:rPr>
        <w:t>acceleration (Test1, Test2)</w:t>
      </w:r>
      <w:r w:rsidRPr="00444493">
        <w:rPr>
          <w:lang w:val="en-US"/>
        </w:rPr>
        <w:tab/>
        <w:t>500 m/s²</w:t>
      </w:r>
    </w:p>
    <w:p w14:paraId="37D5740A" w14:textId="77777777" w:rsidR="000D56B5" w:rsidRPr="00444493" w:rsidRDefault="000D56B5" w:rsidP="000D56B5">
      <w:pPr>
        <w:tabs>
          <w:tab w:val="right" w:pos="7938"/>
        </w:tabs>
        <w:ind w:right="-1"/>
        <w:jc w:val="left"/>
        <w:rPr>
          <w:lang w:val="en-US"/>
        </w:rPr>
      </w:pPr>
      <w:r w:rsidRPr="00444493">
        <w:rPr>
          <w:lang w:val="en-US"/>
        </w:rPr>
        <w:t>Duration of nominal pulse</w:t>
      </w:r>
      <w:r w:rsidRPr="00444493">
        <w:rPr>
          <w:lang w:val="en-US"/>
        </w:rPr>
        <w:tab/>
        <w:t xml:space="preserve">11 </w:t>
      </w:r>
      <w:proofErr w:type="spellStart"/>
      <w:r w:rsidRPr="00444493">
        <w:rPr>
          <w:lang w:val="en-US"/>
        </w:rPr>
        <w:t>ms</w:t>
      </w:r>
      <w:proofErr w:type="spellEnd"/>
    </w:p>
    <w:p w14:paraId="12D16606" w14:textId="77777777" w:rsidR="000D56B5" w:rsidRPr="00444493" w:rsidRDefault="000D56B5" w:rsidP="000D56B5">
      <w:pPr>
        <w:tabs>
          <w:tab w:val="right" w:pos="7938"/>
        </w:tabs>
        <w:ind w:right="-1"/>
        <w:jc w:val="left"/>
        <w:rPr>
          <w:lang w:val="en-US"/>
        </w:rPr>
      </w:pPr>
      <w:r w:rsidRPr="00444493">
        <w:rPr>
          <w:lang w:val="en-US"/>
        </w:rPr>
        <w:t>Pulse shape</w:t>
      </w:r>
      <w:r w:rsidRPr="00444493">
        <w:rPr>
          <w:lang w:val="en-US"/>
        </w:rPr>
        <w:tab/>
        <w:t>half-sine</w:t>
      </w:r>
    </w:p>
    <w:p w14:paraId="0643A51D" w14:textId="77777777" w:rsidR="000D56B5" w:rsidRPr="00444493" w:rsidRDefault="000D56B5" w:rsidP="000D56B5">
      <w:pPr>
        <w:tabs>
          <w:tab w:val="right" w:pos="7938"/>
        </w:tabs>
        <w:ind w:right="-1"/>
        <w:jc w:val="left"/>
        <w:rPr>
          <w:lang w:val="en-US"/>
        </w:rPr>
      </w:pPr>
      <w:r w:rsidRPr="00444493">
        <w:rPr>
          <w:lang w:val="en-US"/>
        </w:rPr>
        <w:t>Number of shocks per main axis and temperature</w:t>
      </w:r>
      <w:r w:rsidRPr="00444493">
        <w:rPr>
          <w:lang w:val="en-US"/>
        </w:rPr>
        <w:tab/>
        <w:t>10 positive + 10 negative</w:t>
      </w:r>
    </w:p>
    <w:p w14:paraId="6C21EE19" w14:textId="77777777" w:rsidR="000D56B5" w:rsidRPr="00444493" w:rsidRDefault="000D56B5" w:rsidP="000D56B5">
      <w:pPr>
        <w:tabs>
          <w:tab w:val="right" w:pos="7938"/>
        </w:tabs>
        <w:ind w:right="-1"/>
        <w:jc w:val="left"/>
        <w:rPr>
          <w:lang w:val="en-US"/>
        </w:rPr>
      </w:pPr>
    </w:p>
    <w:p w14:paraId="6CB8277F" w14:textId="77777777" w:rsidR="000D56B5" w:rsidRPr="00444493" w:rsidRDefault="000D56B5" w:rsidP="00F14901">
      <w:pPr>
        <w:autoSpaceDE w:val="0"/>
        <w:autoSpaceDN w:val="0"/>
        <w:adjustRightInd w:val="0"/>
        <w:ind w:right="0"/>
        <w:jc w:val="left"/>
        <w:rPr>
          <w:lang w:val="en-US"/>
        </w:rPr>
      </w:pPr>
      <w:r w:rsidRPr="00444493">
        <w:rPr>
          <w:lang w:val="en-US"/>
        </w:rPr>
        <w:t>Pass/Fail: According to ISO16750-3 Chapter 4.33. Hidden damages are not permitted.</w:t>
      </w:r>
      <w:r w:rsidR="00F14901" w:rsidRPr="00444493">
        <w:rPr>
          <w:lang w:val="en-US"/>
        </w:rPr>
        <w:t xml:space="preserve"> </w:t>
      </w:r>
      <w:r w:rsidRPr="00444493">
        <w:rPr>
          <w:lang w:val="en-US"/>
        </w:rPr>
        <w:t xml:space="preserve">Minor damage of the housing is permitted </w:t>
      </w:r>
      <w:proofErr w:type="gramStart"/>
      <w:r w:rsidRPr="00444493">
        <w:rPr>
          <w:lang w:val="en-US"/>
        </w:rPr>
        <w:t>as long as</w:t>
      </w:r>
      <w:proofErr w:type="gramEnd"/>
      <w:r w:rsidRPr="00444493">
        <w:rPr>
          <w:lang w:val="en-US"/>
        </w:rPr>
        <w:t xml:space="preserve"> this does not affect the performance</w:t>
      </w:r>
      <w:r w:rsidR="00F14901" w:rsidRPr="00444493">
        <w:rPr>
          <w:lang w:val="en-US"/>
        </w:rPr>
        <w:t xml:space="preserve"> </w:t>
      </w:r>
      <w:r w:rsidRPr="00444493">
        <w:rPr>
          <w:lang w:val="en-US"/>
        </w:rPr>
        <w:t>of the device. Proper performance shall be proven following the test. Functional status</w:t>
      </w:r>
      <w:r w:rsidR="00F14901" w:rsidRPr="00444493">
        <w:rPr>
          <w:lang w:val="en-US"/>
        </w:rPr>
        <w:t xml:space="preserve"> </w:t>
      </w:r>
      <w:r w:rsidRPr="00444493">
        <w:rPr>
          <w:lang w:val="en-US"/>
        </w:rPr>
        <w:t>shall be class C as defined in ISO16750-1</w:t>
      </w:r>
    </w:p>
    <w:p w14:paraId="6FD01B0F" w14:textId="77777777" w:rsidR="000D56B5" w:rsidRPr="00444493" w:rsidRDefault="000D56B5" w:rsidP="00436F3C">
      <w:pPr>
        <w:pStyle w:val="Heading3"/>
        <w:tabs>
          <w:tab w:val="num" w:pos="709"/>
        </w:tabs>
        <w:ind w:left="709" w:hanging="709"/>
        <w:rPr>
          <w:lang w:val="en-US"/>
        </w:rPr>
      </w:pPr>
      <w:bookmarkStart w:id="257" w:name="_Toc514655298"/>
      <w:bookmarkStart w:id="258" w:name="_Ref276731329"/>
      <w:bookmarkStart w:id="259" w:name="_Toc280095937"/>
      <w:bookmarkStart w:id="260" w:name="_Toc338860425"/>
      <w:bookmarkStart w:id="261" w:name="_Toc78809124"/>
      <w:r w:rsidRPr="00444493">
        <w:t>Drop</w:t>
      </w:r>
      <w:r w:rsidRPr="00444493">
        <w:rPr>
          <w:lang w:val="en-US"/>
        </w:rPr>
        <w:t xml:space="preserve"> test</w:t>
      </w:r>
      <w:bookmarkEnd w:id="254"/>
      <w:bookmarkEnd w:id="257"/>
      <w:r w:rsidRPr="00444493">
        <w:rPr>
          <w:lang w:val="en-US"/>
        </w:rPr>
        <w:t>/ Mechanical Shock</w:t>
      </w:r>
      <w:bookmarkEnd w:id="258"/>
      <w:bookmarkEnd w:id="259"/>
      <w:bookmarkEnd w:id="260"/>
      <w:bookmarkEnd w:id="261"/>
    </w:p>
    <w:p w14:paraId="1DAB0C42" w14:textId="77777777" w:rsidR="000D56B5" w:rsidRPr="00444493" w:rsidRDefault="000D56B5" w:rsidP="000D56B5">
      <w:pPr>
        <w:tabs>
          <w:tab w:val="right" w:pos="7938"/>
        </w:tabs>
        <w:ind w:right="-1"/>
        <w:jc w:val="left"/>
        <w:rPr>
          <w:highlight w:val="red"/>
          <w:lang w:val="en-US"/>
        </w:rPr>
      </w:pPr>
      <w:r w:rsidRPr="00444493">
        <w:rPr>
          <w:lang w:val="en-US"/>
        </w:rPr>
        <w:t>Test according to</w:t>
      </w:r>
      <w:r w:rsidRPr="00444493">
        <w:rPr>
          <w:lang w:val="en-US"/>
        </w:rPr>
        <w:tab/>
        <w:t>ISO 16750 – 3</w:t>
      </w:r>
    </w:p>
    <w:p w14:paraId="4601F28E" w14:textId="77777777" w:rsidR="000D56B5" w:rsidRPr="00444493" w:rsidRDefault="000D56B5" w:rsidP="000D56B5">
      <w:pPr>
        <w:tabs>
          <w:tab w:val="right" w:pos="7938"/>
        </w:tabs>
        <w:ind w:right="-1"/>
        <w:jc w:val="left"/>
        <w:rPr>
          <w:lang w:val="en-US"/>
        </w:rPr>
      </w:pPr>
      <w:r w:rsidRPr="00444493">
        <w:rPr>
          <w:lang w:val="en-US"/>
        </w:rPr>
        <w:tab/>
        <w:t>IEC 60068 - 2 – 32</w:t>
      </w:r>
    </w:p>
    <w:p w14:paraId="53C2FC5D" w14:textId="77777777" w:rsidR="000D56B5" w:rsidRPr="00444493" w:rsidRDefault="000D56B5" w:rsidP="000D56B5">
      <w:pPr>
        <w:tabs>
          <w:tab w:val="right" w:pos="7938"/>
        </w:tabs>
        <w:ind w:right="-1"/>
        <w:jc w:val="left"/>
        <w:rPr>
          <w:lang w:val="en-US"/>
        </w:rPr>
      </w:pPr>
      <w:r w:rsidRPr="00444493">
        <w:rPr>
          <w:lang w:val="en-US"/>
        </w:rPr>
        <w:t>Drop height</w:t>
      </w:r>
      <w:r w:rsidRPr="00444493">
        <w:rPr>
          <w:lang w:val="en-US"/>
        </w:rPr>
        <w:tab/>
        <w:t xml:space="preserve">1 </w:t>
      </w:r>
      <w:proofErr w:type="gramStart"/>
      <w:r w:rsidRPr="00444493">
        <w:rPr>
          <w:lang w:val="en-US"/>
        </w:rPr>
        <w:t>m</w:t>
      </w:r>
      <w:proofErr w:type="gramEnd"/>
    </w:p>
    <w:p w14:paraId="7A586043" w14:textId="77777777" w:rsidR="000D56B5" w:rsidRPr="00444493" w:rsidRDefault="000D56B5" w:rsidP="000D56B5">
      <w:pPr>
        <w:tabs>
          <w:tab w:val="right" w:pos="7938"/>
        </w:tabs>
        <w:ind w:right="-1"/>
        <w:jc w:val="left"/>
        <w:rPr>
          <w:lang w:val="en-US"/>
        </w:rPr>
      </w:pPr>
      <w:r w:rsidRPr="00444493">
        <w:rPr>
          <w:lang w:val="en-US"/>
        </w:rPr>
        <w:t>Orientation</w:t>
      </w:r>
      <w:r w:rsidRPr="00444493">
        <w:rPr>
          <w:lang w:val="en-US"/>
        </w:rPr>
        <w:tab/>
        <w:t xml:space="preserve">in the </w:t>
      </w:r>
      <w:proofErr w:type="gramStart"/>
      <w:r w:rsidRPr="00444493">
        <w:rPr>
          <w:lang w:val="en-US"/>
        </w:rPr>
        <w:t>3 sensor</w:t>
      </w:r>
      <w:proofErr w:type="gramEnd"/>
      <w:r w:rsidRPr="00444493">
        <w:rPr>
          <w:lang w:val="en-US"/>
        </w:rPr>
        <w:t xml:space="preserve"> axis</w:t>
      </w:r>
    </w:p>
    <w:p w14:paraId="2B71DA6F" w14:textId="77777777" w:rsidR="000D56B5" w:rsidRPr="00444493" w:rsidRDefault="000D56B5" w:rsidP="000D56B5">
      <w:pPr>
        <w:tabs>
          <w:tab w:val="right" w:pos="7938"/>
        </w:tabs>
        <w:ind w:right="-1"/>
        <w:jc w:val="left"/>
        <w:rPr>
          <w:lang w:val="en-US"/>
        </w:rPr>
      </w:pPr>
      <w:r w:rsidRPr="00444493">
        <w:rPr>
          <w:lang w:val="en-US"/>
        </w:rPr>
        <w:t>Number of drops</w:t>
      </w:r>
      <w:r w:rsidRPr="00444493">
        <w:rPr>
          <w:lang w:val="en-US"/>
        </w:rPr>
        <w:tab/>
        <w:t xml:space="preserve">1 drop per </w:t>
      </w:r>
      <w:proofErr w:type="gramStart"/>
      <w:r w:rsidRPr="00444493">
        <w:rPr>
          <w:lang w:val="en-US"/>
        </w:rPr>
        <w:t>sensor</w:t>
      </w:r>
      <w:proofErr w:type="gramEnd"/>
    </w:p>
    <w:p w14:paraId="49D5A3F9" w14:textId="77777777" w:rsidR="000D56B5" w:rsidRPr="00444493" w:rsidRDefault="000D56B5" w:rsidP="000D56B5">
      <w:pPr>
        <w:tabs>
          <w:tab w:val="right" w:pos="7938"/>
        </w:tabs>
        <w:ind w:right="-1"/>
        <w:jc w:val="left"/>
        <w:rPr>
          <w:lang w:val="en-US"/>
        </w:rPr>
      </w:pPr>
    </w:p>
    <w:p w14:paraId="24006485" w14:textId="79F94011" w:rsidR="000D56B5" w:rsidRPr="00444493" w:rsidRDefault="008F7465" w:rsidP="000D56B5">
      <w:pPr>
        <w:tabs>
          <w:tab w:val="right" w:pos="7938"/>
        </w:tabs>
        <w:ind w:right="-1"/>
        <w:jc w:val="center"/>
        <w:rPr>
          <w:lang w:val="en-US"/>
        </w:rPr>
      </w:pPr>
      <w:r w:rsidRPr="00444493">
        <w:rPr>
          <w:noProof/>
          <w:lang w:val="en-US"/>
        </w:rPr>
        <w:drawing>
          <wp:inline distT="0" distB="0" distL="0" distR="0" wp14:anchorId="2629CBCF" wp14:editId="030D93F7">
            <wp:extent cx="3782060" cy="2667000"/>
            <wp:effectExtent l="0" t="0" r="0" b="0"/>
            <wp:docPr id="41"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2060" cy="2667000"/>
                    </a:xfrm>
                    <a:prstGeom prst="rect">
                      <a:avLst/>
                    </a:prstGeom>
                    <a:noFill/>
                    <a:ln>
                      <a:noFill/>
                    </a:ln>
                  </pic:spPr>
                </pic:pic>
              </a:graphicData>
            </a:graphic>
          </wp:inline>
        </w:drawing>
      </w:r>
    </w:p>
    <w:p w14:paraId="3E1D0CB8" w14:textId="77777777" w:rsidR="000D56B5" w:rsidRPr="00444493" w:rsidRDefault="000D56B5" w:rsidP="000D56B5">
      <w:pPr>
        <w:tabs>
          <w:tab w:val="right" w:pos="7938"/>
        </w:tabs>
        <w:ind w:right="-1"/>
        <w:jc w:val="center"/>
        <w:rPr>
          <w:lang w:val="en-US"/>
        </w:rPr>
      </w:pPr>
    </w:p>
    <w:p w14:paraId="7B7DD6D7" w14:textId="77777777" w:rsidR="000D56B5" w:rsidRDefault="000D56B5" w:rsidP="00F14901">
      <w:pPr>
        <w:autoSpaceDE w:val="0"/>
        <w:autoSpaceDN w:val="0"/>
        <w:adjustRightInd w:val="0"/>
        <w:ind w:right="0"/>
        <w:jc w:val="left"/>
        <w:rPr>
          <w:lang w:val="en-US"/>
        </w:rPr>
      </w:pPr>
      <w:r w:rsidRPr="00444493">
        <w:rPr>
          <w:lang w:val="en-US"/>
        </w:rPr>
        <w:t>Pass/Fail: According to ISO16750-3 Chapter 4.33. Hidden damages are not permitted. Minor damage of</w:t>
      </w:r>
      <w:r w:rsidR="00F14901" w:rsidRPr="00444493">
        <w:rPr>
          <w:lang w:val="en-US"/>
        </w:rPr>
        <w:t xml:space="preserve"> </w:t>
      </w:r>
      <w:r w:rsidRPr="00444493">
        <w:rPr>
          <w:lang w:val="en-US"/>
        </w:rPr>
        <w:t xml:space="preserve">the housing is permitted </w:t>
      </w:r>
      <w:proofErr w:type="gramStart"/>
      <w:r w:rsidRPr="00444493">
        <w:rPr>
          <w:lang w:val="en-US"/>
        </w:rPr>
        <w:t>as long as</w:t>
      </w:r>
      <w:proofErr w:type="gramEnd"/>
      <w:r w:rsidRPr="00444493">
        <w:rPr>
          <w:lang w:val="en-US"/>
        </w:rPr>
        <w:t xml:space="preserve"> this does not affect the performance of the device. Proper</w:t>
      </w:r>
      <w:r w:rsidR="00F14901" w:rsidRPr="00444493">
        <w:rPr>
          <w:lang w:val="en-US"/>
        </w:rPr>
        <w:t xml:space="preserve"> </w:t>
      </w:r>
      <w:r w:rsidRPr="00444493">
        <w:rPr>
          <w:lang w:val="en-US"/>
        </w:rPr>
        <w:t>performance shall be proven following the test. Functional status shall be class C as defined in</w:t>
      </w:r>
      <w:r w:rsidR="00F14901" w:rsidRPr="00444493">
        <w:rPr>
          <w:lang w:val="en-US"/>
        </w:rPr>
        <w:t xml:space="preserve"> </w:t>
      </w:r>
      <w:r w:rsidRPr="00444493">
        <w:rPr>
          <w:lang w:val="en-US"/>
        </w:rPr>
        <w:t>ISO16750-1</w:t>
      </w:r>
      <w:r w:rsidR="00F14901" w:rsidRPr="00444493">
        <w:rPr>
          <w:lang w:val="en-US"/>
        </w:rPr>
        <w:t xml:space="preserve">. </w:t>
      </w:r>
      <w:r w:rsidRPr="00444493">
        <w:rPr>
          <w:lang w:val="en-US"/>
        </w:rPr>
        <w:t xml:space="preserve">The sensor signal does not have to be measured during this test. Connector </w:t>
      </w:r>
      <w:proofErr w:type="gramStart"/>
      <w:r w:rsidRPr="00444493">
        <w:rPr>
          <w:lang w:val="en-US"/>
        </w:rPr>
        <w:t>has to</w:t>
      </w:r>
      <w:proofErr w:type="gramEnd"/>
      <w:r w:rsidRPr="00444493">
        <w:rPr>
          <w:lang w:val="en-US"/>
        </w:rPr>
        <w:t xml:space="preserve"> be</w:t>
      </w:r>
      <w:r w:rsidR="00F14901" w:rsidRPr="00444493">
        <w:rPr>
          <w:lang w:val="en-US"/>
        </w:rPr>
        <w:t xml:space="preserve"> </w:t>
      </w:r>
      <w:r w:rsidRPr="00444493">
        <w:rPr>
          <w:lang w:val="en-US"/>
        </w:rPr>
        <w:t>attached.</w:t>
      </w:r>
    </w:p>
    <w:p w14:paraId="25A7FACE" w14:textId="77777777" w:rsidR="000D56B5" w:rsidRPr="00444493" w:rsidRDefault="000D56B5" w:rsidP="00436F3C">
      <w:pPr>
        <w:pStyle w:val="Heading3"/>
        <w:tabs>
          <w:tab w:val="num" w:pos="709"/>
        </w:tabs>
        <w:ind w:left="709" w:hanging="709"/>
        <w:rPr>
          <w:lang w:val="en-US"/>
        </w:rPr>
      </w:pPr>
      <w:bookmarkStart w:id="262" w:name="_Accelerated_aging"/>
      <w:bookmarkStart w:id="263" w:name="_Ref276730226"/>
      <w:bookmarkStart w:id="264" w:name="_Toc280095938"/>
      <w:bookmarkStart w:id="265" w:name="_Toc338860426"/>
      <w:bookmarkStart w:id="266" w:name="_Ref35513674"/>
      <w:bookmarkStart w:id="267" w:name="_Toc78809125"/>
      <w:bookmarkStart w:id="268" w:name="_Toc487452463"/>
      <w:bookmarkEnd w:id="262"/>
      <w:r w:rsidRPr="00444493">
        <w:rPr>
          <w:lang w:val="en-US"/>
        </w:rPr>
        <w:t xml:space="preserve">Accelerated </w:t>
      </w:r>
      <w:bookmarkEnd w:id="263"/>
      <w:bookmarkEnd w:id="264"/>
      <w:r w:rsidRPr="00444493">
        <w:rPr>
          <w:lang w:val="en-US"/>
        </w:rPr>
        <w:t>Lifetime</w:t>
      </w:r>
      <w:bookmarkEnd w:id="265"/>
      <w:bookmarkEnd w:id="266"/>
      <w:bookmarkEnd w:id="267"/>
    </w:p>
    <w:p w14:paraId="384D7EB0" w14:textId="77777777" w:rsidR="000D56B5" w:rsidRPr="00444493" w:rsidRDefault="000D56B5" w:rsidP="00F14901">
      <w:pPr>
        <w:autoSpaceDE w:val="0"/>
        <w:autoSpaceDN w:val="0"/>
        <w:adjustRightInd w:val="0"/>
        <w:ind w:right="0"/>
        <w:jc w:val="left"/>
        <w:rPr>
          <w:lang w:val="en-US"/>
        </w:rPr>
      </w:pPr>
      <w:r w:rsidRPr="00444493">
        <w:rPr>
          <w:lang w:val="en-US"/>
        </w:rPr>
        <w:t>A statistical approach (success run method) is used to calculate the required test time.</w:t>
      </w:r>
      <w:r w:rsidR="00F14901" w:rsidRPr="00444493">
        <w:rPr>
          <w:lang w:val="en-US"/>
        </w:rPr>
        <w:t xml:space="preserve"> </w:t>
      </w:r>
      <w:r w:rsidRPr="00444493">
        <w:rPr>
          <w:lang w:val="en-US"/>
        </w:rPr>
        <w:t xml:space="preserve">This is necessary to ensure the target </w:t>
      </w:r>
      <w:proofErr w:type="gramStart"/>
      <w:r w:rsidRPr="00444493">
        <w:rPr>
          <w:lang w:val="en-US"/>
        </w:rPr>
        <w:t>life time</w:t>
      </w:r>
      <w:proofErr w:type="gramEnd"/>
      <w:r w:rsidRPr="00444493">
        <w:rPr>
          <w:lang w:val="en-US"/>
        </w:rPr>
        <w:t xml:space="preserve"> with a defined probability using a defined</w:t>
      </w:r>
      <w:r w:rsidR="00F14901" w:rsidRPr="00444493">
        <w:rPr>
          <w:lang w:val="en-US"/>
        </w:rPr>
        <w:t xml:space="preserve"> </w:t>
      </w:r>
      <w:r w:rsidRPr="00444493">
        <w:rPr>
          <w:lang w:val="en-US"/>
        </w:rPr>
        <w:t xml:space="preserve">number of samples. </w:t>
      </w:r>
      <w:proofErr w:type="gramStart"/>
      <w:r w:rsidRPr="00444493">
        <w:rPr>
          <w:lang w:val="en-US"/>
        </w:rPr>
        <w:t>In order to</w:t>
      </w:r>
      <w:proofErr w:type="gramEnd"/>
      <w:r w:rsidRPr="00444493">
        <w:rPr>
          <w:lang w:val="en-US"/>
        </w:rPr>
        <w:t xml:space="preserve"> achieve feasible test times, the test is accelerated by</w:t>
      </w:r>
      <w:r w:rsidR="00F14901" w:rsidRPr="00444493">
        <w:rPr>
          <w:lang w:val="en-US"/>
        </w:rPr>
        <w:t xml:space="preserve"> </w:t>
      </w:r>
      <w:r w:rsidRPr="00444493">
        <w:rPr>
          <w:lang w:val="en-US"/>
        </w:rPr>
        <w:t>increase of temperature (T</w:t>
      </w:r>
      <w:r w:rsidRPr="00444493">
        <w:rPr>
          <w:sz w:val="13"/>
          <w:szCs w:val="13"/>
          <w:lang w:val="en-US"/>
        </w:rPr>
        <w:t>2</w:t>
      </w:r>
      <w:r w:rsidRPr="00444493">
        <w:rPr>
          <w:lang w:val="en-US"/>
        </w:rPr>
        <w:t>) acc. to the Arrhenius equation.</w:t>
      </w:r>
    </w:p>
    <w:p w14:paraId="1001F537" w14:textId="77777777" w:rsidR="000D56B5" w:rsidRPr="00444493" w:rsidRDefault="000D56B5" w:rsidP="000D56B5">
      <w:pPr>
        <w:autoSpaceDE w:val="0"/>
        <w:autoSpaceDN w:val="0"/>
        <w:adjustRightInd w:val="0"/>
        <w:ind w:right="1417"/>
        <w:jc w:val="center"/>
        <w:rPr>
          <w:lang w:val="en-US"/>
        </w:rPr>
      </w:pPr>
      <w:r w:rsidRPr="00444493">
        <w:rPr>
          <w:position w:val="-6"/>
          <w:lang w:val="en-US"/>
        </w:rPr>
        <w:object w:dxaOrig="1460" w:dyaOrig="560" w14:anchorId="2C7C7E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86.3pt;height:33.1pt" o:ole="">
            <v:imagedata r:id="rId25" o:title=""/>
          </v:shape>
          <o:OLEObject Type="Embed" ProgID="Equation.3" ShapeID="_x0000_i1031" DrawAspect="Content" ObjectID="_1801311530" r:id="rId26"/>
        </w:object>
      </w:r>
    </w:p>
    <w:p w14:paraId="3628F933" w14:textId="77777777" w:rsidR="000D56B5" w:rsidRPr="00444493" w:rsidRDefault="000D56B5" w:rsidP="000D56B5">
      <w:pPr>
        <w:tabs>
          <w:tab w:val="right" w:pos="7938"/>
        </w:tabs>
        <w:ind w:right="-1"/>
        <w:rPr>
          <w:lang w:val="en-US"/>
        </w:rPr>
      </w:pPr>
    </w:p>
    <w:p w14:paraId="5CECF889" w14:textId="77777777" w:rsidR="000D56B5" w:rsidRPr="00444493" w:rsidRDefault="000D56B5" w:rsidP="000D56B5">
      <w:pPr>
        <w:tabs>
          <w:tab w:val="right" w:pos="7938"/>
        </w:tabs>
        <w:ind w:right="1417"/>
        <w:rPr>
          <w:lang w:val="en-US"/>
        </w:rPr>
      </w:pPr>
      <w:proofErr w:type="spellStart"/>
      <w:r w:rsidRPr="00444493">
        <w:rPr>
          <w:lang w:val="en-US"/>
        </w:rPr>
        <w:t>E</w:t>
      </w:r>
      <w:r w:rsidRPr="00444493">
        <w:rPr>
          <w:vertAlign w:val="subscript"/>
          <w:lang w:val="en-US"/>
        </w:rPr>
        <w:t>a</w:t>
      </w:r>
      <w:proofErr w:type="spellEnd"/>
      <w:r w:rsidRPr="00444493">
        <w:rPr>
          <w:lang w:val="en-US"/>
        </w:rPr>
        <w:t xml:space="preserve">: activation energy: </w:t>
      </w:r>
      <w:r w:rsidRPr="00444493">
        <w:rPr>
          <w:lang w:val="en-US"/>
        </w:rPr>
        <w:tab/>
        <w:t>0</w:t>
      </w:r>
      <w:r w:rsidR="0081776C" w:rsidRPr="00444493">
        <w:rPr>
          <w:lang w:val="en-US"/>
        </w:rPr>
        <w:t>.</w:t>
      </w:r>
      <w:r w:rsidRPr="00444493">
        <w:rPr>
          <w:lang w:val="en-US"/>
        </w:rPr>
        <w:t>8 eV</w:t>
      </w:r>
    </w:p>
    <w:p w14:paraId="0A0785E7" w14:textId="77777777" w:rsidR="000D56B5" w:rsidRPr="00444493" w:rsidRDefault="000D56B5" w:rsidP="000D56B5">
      <w:pPr>
        <w:tabs>
          <w:tab w:val="right" w:pos="7938"/>
        </w:tabs>
        <w:ind w:right="1417"/>
        <w:rPr>
          <w:lang w:val="en-US"/>
        </w:rPr>
      </w:pPr>
      <w:r w:rsidRPr="00444493">
        <w:rPr>
          <w:lang w:val="en-US"/>
        </w:rPr>
        <w:t>k: Boltzmann constant:</w:t>
      </w:r>
      <w:r w:rsidRPr="00444493">
        <w:rPr>
          <w:lang w:val="en-US"/>
        </w:rPr>
        <w:tab/>
        <w:t>0</w:t>
      </w:r>
      <w:r w:rsidR="0081776C" w:rsidRPr="00444493">
        <w:rPr>
          <w:lang w:val="en-US"/>
        </w:rPr>
        <w:t>.</w:t>
      </w:r>
      <w:r w:rsidRPr="00444493">
        <w:rPr>
          <w:lang w:val="en-US"/>
        </w:rPr>
        <w:t>00008617 eV/K</w:t>
      </w:r>
    </w:p>
    <w:p w14:paraId="5DA89222" w14:textId="3118FED6" w:rsidR="000D56B5" w:rsidRPr="001C00DA" w:rsidRDefault="000D56B5" w:rsidP="000D56B5">
      <w:pPr>
        <w:tabs>
          <w:tab w:val="right" w:pos="7938"/>
        </w:tabs>
        <w:ind w:right="1417"/>
        <w:rPr>
          <w:lang w:val="en-US"/>
        </w:rPr>
      </w:pPr>
      <w:r w:rsidRPr="00444493">
        <w:rPr>
          <w:lang w:val="en-US"/>
        </w:rPr>
        <w:t>T</w:t>
      </w:r>
      <w:r w:rsidRPr="00444493">
        <w:rPr>
          <w:vertAlign w:val="subscript"/>
          <w:lang w:val="en-US"/>
        </w:rPr>
        <w:t>1</w:t>
      </w:r>
      <w:r w:rsidRPr="00444493">
        <w:rPr>
          <w:lang w:val="en-US"/>
        </w:rPr>
        <w:t xml:space="preserve">: field temperature: </w:t>
      </w:r>
      <w:r w:rsidRPr="00444493">
        <w:rPr>
          <w:lang w:val="en-US"/>
        </w:rPr>
        <w:tab/>
      </w:r>
      <w:r w:rsidRPr="00B7675F">
        <w:rPr>
          <w:lang w:val="en-US"/>
        </w:rPr>
        <w:t xml:space="preserve">temperature profile acc. Chapter </w:t>
      </w:r>
      <w:r w:rsidR="00212EAA" w:rsidRPr="00B7675F">
        <w:rPr>
          <w:lang w:val="en-US"/>
        </w:rPr>
        <w:fldChar w:fldCharType="begin"/>
      </w:r>
      <w:r w:rsidR="00212EAA" w:rsidRPr="00B7675F">
        <w:rPr>
          <w:lang w:val="en-US"/>
        </w:rPr>
        <w:instrText xml:space="preserve"> REF _Ref370816112 \r \h </w:instrText>
      </w:r>
      <w:r w:rsidR="0041627D" w:rsidRPr="00B7675F">
        <w:rPr>
          <w:lang w:val="en-US"/>
        </w:rPr>
        <w:instrText xml:space="preserve"> \* MERGEFORMAT </w:instrText>
      </w:r>
      <w:r w:rsidR="00212EAA" w:rsidRPr="00B7675F">
        <w:rPr>
          <w:lang w:val="en-US"/>
        </w:rPr>
      </w:r>
      <w:r w:rsidR="00212EAA" w:rsidRPr="00B7675F">
        <w:rPr>
          <w:lang w:val="en-US"/>
        </w:rPr>
        <w:fldChar w:fldCharType="separate"/>
      </w:r>
      <w:r w:rsidR="00FF28F7">
        <w:rPr>
          <w:lang w:val="en-US"/>
        </w:rPr>
        <w:t>3.4</w:t>
      </w:r>
      <w:r w:rsidR="00212EAA" w:rsidRPr="00B7675F">
        <w:rPr>
          <w:lang w:val="en-US"/>
        </w:rPr>
        <w:fldChar w:fldCharType="end"/>
      </w:r>
    </w:p>
    <w:p w14:paraId="26FB0A6E" w14:textId="77777777" w:rsidR="000D56B5" w:rsidRPr="001C00DA" w:rsidRDefault="000D56B5" w:rsidP="000D56B5">
      <w:pPr>
        <w:tabs>
          <w:tab w:val="right" w:pos="7938"/>
        </w:tabs>
        <w:ind w:right="1417"/>
        <w:rPr>
          <w:lang w:val="en-US"/>
        </w:rPr>
      </w:pPr>
      <w:r w:rsidRPr="001C00DA">
        <w:rPr>
          <w:lang w:val="en-US"/>
        </w:rPr>
        <w:t>T</w:t>
      </w:r>
      <w:r w:rsidRPr="001C00DA">
        <w:rPr>
          <w:vertAlign w:val="subscript"/>
          <w:lang w:val="en-US"/>
        </w:rPr>
        <w:t>2</w:t>
      </w:r>
      <w:r w:rsidRPr="001C00DA">
        <w:rPr>
          <w:lang w:val="en-US"/>
        </w:rPr>
        <w:t xml:space="preserve">: test temperature: </w:t>
      </w:r>
      <w:r w:rsidRPr="001C00DA">
        <w:rPr>
          <w:lang w:val="en-US"/>
        </w:rPr>
        <w:tab/>
      </w:r>
      <w:r w:rsidR="003D2E0F" w:rsidRPr="00B7675F">
        <w:rPr>
          <w:lang w:val="en-US"/>
        </w:rPr>
        <w:t xml:space="preserve">resulting from temperature </w:t>
      </w:r>
      <w:proofErr w:type="gramStart"/>
      <w:r w:rsidR="003D2E0F" w:rsidRPr="00B7675F">
        <w:rPr>
          <w:lang w:val="en-US"/>
        </w:rPr>
        <w:t>profile</w:t>
      </w:r>
      <w:proofErr w:type="gramEnd"/>
    </w:p>
    <w:p w14:paraId="07CBDCE8" w14:textId="77777777" w:rsidR="000D56B5" w:rsidRPr="001C00DA" w:rsidRDefault="000D56B5" w:rsidP="000D56B5">
      <w:pPr>
        <w:tabs>
          <w:tab w:val="right" w:pos="7938"/>
        </w:tabs>
        <w:ind w:right="1417"/>
        <w:rPr>
          <w:lang w:val="en-US"/>
        </w:rPr>
      </w:pPr>
      <w:r w:rsidRPr="001C00DA">
        <w:rPr>
          <w:lang w:val="en-US"/>
        </w:rPr>
        <w:t>Resulting Test time</w:t>
      </w:r>
      <w:r w:rsidRPr="001C00DA">
        <w:rPr>
          <w:lang w:val="en-US"/>
        </w:rPr>
        <w:tab/>
      </w:r>
      <w:r w:rsidR="003D2E0F" w:rsidRPr="00B7675F">
        <w:rPr>
          <w:lang w:val="en-US"/>
        </w:rPr>
        <w:t xml:space="preserve">depending on test temperature </w:t>
      </w:r>
    </w:p>
    <w:p w14:paraId="32E65393" w14:textId="77777777" w:rsidR="000D56B5" w:rsidRPr="00444493" w:rsidRDefault="000D56B5" w:rsidP="000D56B5">
      <w:pPr>
        <w:tabs>
          <w:tab w:val="right" w:pos="7938"/>
        </w:tabs>
        <w:ind w:right="1417"/>
        <w:rPr>
          <w:lang w:val="en-US"/>
        </w:rPr>
      </w:pPr>
    </w:p>
    <w:p w14:paraId="4920F715" w14:textId="77777777" w:rsidR="000D56B5" w:rsidRPr="00444493" w:rsidRDefault="000D56B5" w:rsidP="000D56B5">
      <w:pPr>
        <w:tabs>
          <w:tab w:val="right" w:pos="7938"/>
        </w:tabs>
        <w:ind w:right="1417"/>
        <w:rPr>
          <w:lang w:val="en-US"/>
        </w:rPr>
      </w:pPr>
      <w:r w:rsidRPr="00444493">
        <w:rPr>
          <w:lang w:val="en-US"/>
        </w:rPr>
        <w:t>Functional Status shall be class A.</w:t>
      </w:r>
    </w:p>
    <w:p w14:paraId="10B3C1D0" w14:textId="77777777" w:rsidR="000D56B5" w:rsidRPr="00444493" w:rsidRDefault="000D56B5" w:rsidP="000D56B5">
      <w:pPr>
        <w:tabs>
          <w:tab w:val="right" w:pos="7938"/>
        </w:tabs>
        <w:ind w:right="1417"/>
        <w:rPr>
          <w:lang w:val="en-US"/>
        </w:rPr>
      </w:pPr>
    </w:p>
    <w:p w14:paraId="5B1F1297" w14:textId="77777777" w:rsidR="000D56B5" w:rsidRPr="0028393E" w:rsidRDefault="000D56B5" w:rsidP="00436F3C">
      <w:pPr>
        <w:pStyle w:val="Heading3"/>
        <w:tabs>
          <w:tab w:val="num" w:pos="709"/>
        </w:tabs>
        <w:ind w:left="709" w:hanging="709"/>
        <w:rPr>
          <w:lang w:val="en-US"/>
        </w:rPr>
      </w:pPr>
      <w:bookmarkStart w:id="269" w:name="_Toc280095939"/>
      <w:bookmarkStart w:id="270" w:name="_Toc338860427"/>
      <w:bookmarkStart w:id="271" w:name="_Toc78809126"/>
      <w:bookmarkEnd w:id="268"/>
      <w:r w:rsidRPr="0028393E">
        <w:rPr>
          <w:lang w:val="en-US"/>
        </w:rPr>
        <w:t>Degree of protection</w:t>
      </w:r>
      <w:bookmarkEnd w:id="269"/>
      <w:bookmarkEnd w:id="270"/>
      <w:bookmarkEnd w:id="271"/>
    </w:p>
    <w:p w14:paraId="52191660" w14:textId="77777777" w:rsidR="000D56B5" w:rsidRPr="00444493" w:rsidRDefault="000D56B5" w:rsidP="000D56B5">
      <w:pPr>
        <w:tabs>
          <w:tab w:val="right" w:pos="7938"/>
        </w:tabs>
        <w:ind w:right="-1"/>
        <w:rPr>
          <w:lang w:val="en-US"/>
        </w:rPr>
      </w:pPr>
      <w:r w:rsidRPr="00444493">
        <w:rPr>
          <w:lang w:val="en-US"/>
        </w:rPr>
        <w:t>Test according to</w:t>
      </w:r>
      <w:r w:rsidRPr="00444493">
        <w:rPr>
          <w:lang w:val="en-US"/>
        </w:rPr>
        <w:tab/>
      </w:r>
      <w:r w:rsidR="00A607AE">
        <w:rPr>
          <w:lang w:val="en-US"/>
        </w:rPr>
        <w:t>ISO</w:t>
      </w:r>
      <w:r w:rsidR="0028393E">
        <w:rPr>
          <w:lang w:val="en-US"/>
        </w:rPr>
        <w:t>20653</w:t>
      </w:r>
    </w:p>
    <w:p w14:paraId="277C53D1" w14:textId="77777777" w:rsidR="000D56B5" w:rsidRDefault="000D56B5" w:rsidP="000D56B5">
      <w:pPr>
        <w:tabs>
          <w:tab w:val="right" w:pos="7938"/>
        </w:tabs>
        <w:ind w:right="-1"/>
        <w:rPr>
          <w:lang w:val="en-US"/>
        </w:rPr>
      </w:pPr>
      <w:r w:rsidRPr="00444493">
        <w:rPr>
          <w:lang w:val="en-US"/>
        </w:rPr>
        <w:t>Protection class</w:t>
      </w:r>
      <w:r w:rsidRPr="00444493">
        <w:rPr>
          <w:lang w:val="en-US"/>
        </w:rPr>
        <w:tab/>
        <w:t xml:space="preserve">IP6K9K </w:t>
      </w:r>
      <w:r w:rsidR="004F026C" w:rsidRPr="00444493">
        <w:rPr>
          <w:lang w:val="en-US"/>
        </w:rPr>
        <w:t xml:space="preserve">and </w:t>
      </w:r>
      <w:r w:rsidRPr="00444493">
        <w:rPr>
          <w:lang w:val="en-US"/>
        </w:rPr>
        <w:t>IP</w:t>
      </w:r>
      <w:r w:rsidR="0028393E">
        <w:rPr>
          <w:lang w:val="en-US"/>
        </w:rPr>
        <w:t>x8</w:t>
      </w:r>
    </w:p>
    <w:p w14:paraId="67A844D3" w14:textId="77777777" w:rsidR="0028393E" w:rsidRDefault="0028393E" w:rsidP="000D56B5">
      <w:pPr>
        <w:tabs>
          <w:tab w:val="right" w:pos="7938"/>
        </w:tabs>
        <w:ind w:right="-1"/>
        <w:rPr>
          <w:lang w:val="en-US"/>
        </w:rPr>
      </w:pPr>
    </w:p>
    <w:p w14:paraId="3D6552EE" w14:textId="77777777" w:rsidR="0028393E" w:rsidRPr="00EC0B18" w:rsidRDefault="0028393E" w:rsidP="0028393E">
      <w:pPr>
        <w:tabs>
          <w:tab w:val="left" w:pos="9355"/>
        </w:tabs>
        <w:ind w:right="-1"/>
        <w:jc w:val="left"/>
        <w:rPr>
          <w:lang w:val="en-US"/>
        </w:rPr>
      </w:pPr>
      <w:r>
        <w:rPr>
          <w:lang w:val="en-US"/>
        </w:rPr>
        <w:t>Test to be performed with the sensor a</w:t>
      </w:r>
      <w:r w:rsidRPr="00D13E6D">
        <w:rPr>
          <w:lang w:val="en-US"/>
        </w:rPr>
        <w:t>ttached to an adequate adapter</w:t>
      </w:r>
      <w:r>
        <w:rPr>
          <w:lang w:val="en-US"/>
        </w:rPr>
        <w:t>.</w:t>
      </w:r>
    </w:p>
    <w:p w14:paraId="732B4D19" w14:textId="77777777" w:rsidR="000D56B5" w:rsidRPr="00BF7849" w:rsidRDefault="000D56B5" w:rsidP="00436F3C">
      <w:pPr>
        <w:pStyle w:val="Heading3"/>
        <w:tabs>
          <w:tab w:val="num" w:pos="709"/>
        </w:tabs>
        <w:ind w:left="709" w:hanging="709"/>
        <w:rPr>
          <w:lang w:val="en-US"/>
        </w:rPr>
      </w:pPr>
      <w:bookmarkStart w:id="272" w:name="_Toc78809127"/>
      <w:bookmarkStart w:id="273" w:name="_Toc280095946"/>
      <w:bookmarkStart w:id="274" w:name="_Toc338860432"/>
      <w:bookmarkStart w:id="275" w:name="_Ref370396532"/>
      <w:r w:rsidRPr="00BF7849">
        <w:rPr>
          <w:lang w:val="en-US"/>
        </w:rPr>
        <w:t>Chemical resistance</w:t>
      </w:r>
      <w:bookmarkEnd w:id="272"/>
      <w:r w:rsidRPr="00BF7849">
        <w:rPr>
          <w:lang w:val="en-US"/>
        </w:rPr>
        <w:t xml:space="preserve"> </w:t>
      </w:r>
      <w:bookmarkEnd w:id="273"/>
      <w:bookmarkEnd w:id="274"/>
      <w:bookmarkEnd w:id="275"/>
    </w:p>
    <w:p w14:paraId="5F39B3B6" w14:textId="77777777" w:rsidR="000D56B5" w:rsidRPr="00BF7849" w:rsidRDefault="000D56B5" w:rsidP="00360360">
      <w:pPr>
        <w:tabs>
          <w:tab w:val="right" w:pos="7938"/>
        </w:tabs>
        <w:autoSpaceDE w:val="0"/>
        <w:autoSpaceDN w:val="0"/>
        <w:adjustRightInd w:val="0"/>
        <w:ind w:right="0"/>
        <w:jc w:val="left"/>
        <w:rPr>
          <w:lang w:val="en-US"/>
        </w:rPr>
      </w:pPr>
      <w:bookmarkStart w:id="276" w:name="_Toc280095947"/>
      <w:r w:rsidRPr="00BF7849">
        <w:rPr>
          <w:lang w:val="en-US"/>
        </w:rPr>
        <w:t>Test according to</w:t>
      </w:r>
      <w:r w:rsidR="00360360" w:rsidRPr="00BF7849">
        <w:rPr>
          <w:lang w:val="en-US"/>
        </w:rPr>
        <w:tab/>
      </w:r>
      <w:r w:rsidR="00043513">
        <w:rPr>
          <w:lang w:val="en-US"/>
        </w:rPr>
        <w:t xml:space="preserve">Y421468 KB document (related to </w:t>
      </w:r>
      <w:r w:rsidRPr="00BF7849">
        <w:rPr>
          <w:lang w:val="en-US"/>
        </w:rPr>
        <w:t>ISO16750-5</w:t>
      </w:r>
      <w:r w:rsidR="00043513">
        <w:rPr>
          <w:lang w:val="en-US"/>
        </w:rPr>
        <w:t>)</w:t>
      </w:r>
    </w:p>
    <w:p w14:paraId="43B0423B" w14:textId="77777777" w:rsidR="001F6D5B" w:rsidRPr="00BF7849" w:rsidRDefault="001F6D5B" w:rsidP="00360360">
      <w:pPr>
        <w:tabs>
          <w:tab w:val="right" w:pos="7938"/>
        </w:tabs>
        <w:autoSpaceDE w:val="0"/>
        <w:autoSpaceDN w:val="0"/>
        <w:adjustRightInd w:val="0"/>
        <w:ind w:right="0"/>
        <w:jc w:val="left"/>
        <w:rPr>
          <w:lang w:val="en-US"/>
        </w:rPr>
      </w:pPr>
    </w:p>
    <w:p w14:paraId="5BE9A79A" w14:textId="77777777" w:rsidR="000D56B5" w:rsidRPr="00444493" w:rsidRDefault="000D56B5" w:rsidP="00436F3C">
      <w:pPr>
        <w:pStyle w:val="Heading3"/>
        <w:tabs>
          <w:tab w:val="num" w:pos="851"/>
        </w:tabs>
        <w:ind w:left="851" w:hanging="851"/>
        <w:rPr>
          <w:lang w:val="en-US"/>
        </w:rPr>
      </w:pPr>
      <w:bookmarkStart w:id="277" w:name="_Toc338860433"/>
      <w:bookmarkStart w:id="278" w:name="_Toc78809128"/>
      <w:r w:rsidRPr="00444493">
        <w:rPr>
          <w:lang w:val="en-US"/>
        </w:rPr>
        <w:t>Fire resistance test</w:t>
      </w:r>
      <w:bookmarkEnd w:id="276"/>
      <w:bookmarkEnd w:id="277"/>
      <w:bookmarkEnd w:id="278"/>
    </w:p>
    <w:p w14:paraId="2DCF9471" w14:textId="77777777" w:rsidR="000D56B5" w:rsidRPr="00444493" w:rsidRDefault="000D56B5" w:rsidP="000D56B5">
      <w:pPr>
        <w:autoSpaceDE w:val="0"/>
        <w:autoSpaceDN w:val="0"/>
        <w:adjustRightInd w:val="0"/>
        <w:ind w:right="0"/>
        <w:jc w:val="left"/>
        <w:rPr>
          <w:lang w:val="en-US"/>
        </w:rPr>
      </w:pPr>
      <w:bookmarkStart w:id="279" w:name="_Toc514655300"/>
      <w:bookmarkStart w:id="280" w:name="_Toc280095948"/>
      <w:r w:rsidRPr="00444493">
        <w:rPr>
          <w:lang w:val="en-US"/>
        </w:rPr>
        <w:t>Test according to DIN EN 60695-11-10 / UL 94: HB</w:t>
      </w:r>
    </w:p>
    <w:p w14:paraId="0F7E7032" w14:textId="77777777" w:rsidR="000D56B5" w:rsidRDefault="000D56B5" w:rsidP="000D56B5">
      <w:pPr>
        <w:autoSpaceDE w:val="0"/>
        <w:autoSpaceDN w:val="0"/>
        <w:adjustRightInd w:val="0"/>
        <w:ind w:right="0"/>
        <w:jc w:val="left"/>
        <w:rPr>
          <w:lang w:val="en-US"/>
        </w:rPr>
      </w:pPr>
      <w:r w:rsidRPr="00444493">
        <w:rPr>
          <w:lang w:val="en-US"/>
        </w:rPr>
        <w:t xml:space="preserve">The sensor signal does not have to be measured during this test. Connector </w:t>
      </w:r>
      <w:proofErr w:type="gramStart"/>
      <w:r w:rsidRPr="00444493">
        <w:rPr>
          <w:lang w:val="en-US"/>
        </w:rPr>
        <w:t>has to</w:t>
      </w:r>
      <w:proofErr w:type="gramEnd"/>
      <w:r w:rsidRPr="00444493">
        <w:rPr>
          <w:lang w:val="en-US"/>
        </w:rPr>
        <w:t xml:space="preserve"> be attached.</w:t>
      </w:r>
    </w:p>
    <w:p w14:paraId="00A2EA09" w14:textId="77777777" w:rsidR="00E70C8C" w:rsidRDefault="00E70C8C" w:rsidP="000D56B5">
      <w:pPr>
        <w:autoSpaceDE w:val="0"/>
        <w:autoSpaceDN w:val="0"/>
        <w:adjustRightInd w:val="0"/>
        <w:ind w:right="0"/>
        <w:jc w:val="left"/>
        <w:rPr>
          <w:lang w:val="en-US"/>
        </w:rPr>
      </w:pPr>
    </w:p>
    <w:p w14:paraId="04F913C5" w14:textId="77777777" w:rsidR="00E70C8C" w:rsidRPr="00350DAD" w:rsidRDefault="00E70C8C" w:rsidP="00E70C8C">
      <w:pPr>
        <w:pStyle w:val="Heading3"/>
        <w:tabs>
          <w:tab w:val="num" w:pos="851"/>
        </w:tabs>
        <w:ind w:left="851" w:hanging="851"/>
        <w:rPr>
          <w:lang w:val="en-US"/>
        </w:rPr>
      </w:pPr>
      <w:bookmarkStart w:id="281" w:name="_Toc78809129"/>
      <w:r w:rsidRPr="00350DAD">
        <w:rPr>
          <w:lang w:val="en-US"/>
        </w:rPr>
        <w:t xml:space="preserve">Screw </w:t>
      </w:r>
      <w:r w:rsidR="003D7F85" w:rsidRPr="00350DAD">
        <w:rPr>
          <w:lang w:val="en-US"/>
        </w:rPr>
        <w:t xml:space="preserve">and </w:t>
      </w:r>
      <w:r w:rsidRPr="00350DAD">
        <w:rPr>
          <w:lang w:val="en-US"/>
        </w:rPr>
        <w:t>service test</w:t>
      </w:r>
      <w:bookmarkEnd w:id="281"/>
    </w:p>
    <w:p w14:paraId="62781E65" w14:textId="77777777" w:rsidR="00E70C8C" w:rsidRPr="00350DAD" w:rsidRDefault="001B19C6" w:rsidP="00E70C8C">
      <w:pPr>
        <w:rPr>
          <w:lang w:val="en-US"/>
        </w:rPr>
      </w:pPr>
      <w:r w:rsidRPr="00350DAD">
        <w:rPr>
          <w:lang w:val="en-US"/>
        </w:rPr>
        <w:t>A screw s</w:t>
      </w:r>
      <w:r w:rsidR="00A96BB9" w:rsidRPr="00350DAD">
        <w:rPr>
          <w:lang w:val="en-US"/>
        </w:rPr>
        <w:t xml:space="preserve">ervice </w:t>
      </w:r>
      <w:r w:rsidRPr="00350DAD">
        <w:rPr>
          <w:lang w:val="en-US"/>
        </w:rPr>
        <w:t>t</w:t>
      </w:r>
      <w:r w:rsidR="00A96BB9" w:rsidRPr="00350DAD">
        <w:rPr>
          <w:lang w:val="en-US"/>
        </w:rPr>
        <w:t>est</w:t>
      </w:r>
      <w:r w:rsidRPr="00350DAD">
        <w:rPr>
          <w:lang w:val="en-US"/>
        </w:rPr>
        <w:t xml:space="preserve"> must be performed according</w:t>
      </w:r>
      <w:r w:rsidR="00A96BB9" w:rsidRPr="00350DAD">
        <w:rPr>
          <w:lang w:val="en-US"/>
        </w:rPr>
        <w:t xml:space="preserve"> </w:t>
      </w:r>
      <w:r w:rsidRPr="00350DAD">
        <w:rPr>
          <w:lang w:val="en-US"/>
        </w:rPr>
        <w:t>Y364100 with 3 different customer plug</w:t>
      </w:r>
      <w:r w:rsidR="00D15768" w:rsidRPr="00350DAD">
        <w:rPr>
          <w:lang w:val="en-US"/>
        </w:rPr>
        <w:t>s and screws</w:t>
      </w:r>
      <w:r w:rsidRPr="00350DAD">
        <w:rPr>
          <w:lang w:val="en-US"/>
        </w:rPr>
        <w:t>.</w:t>
      </w:r>
      <w:r w:rsidR="00BA1ABF" w:rsidRPr="00350DAD">
        <w:rPr>
          <w:lang w:val="en-US"/>
        </w:rPr>
        <w:t xml:space="preserve"> The different type of screws and plugs for this test will be handed over from Knorr- </w:t>
      </w:r>
      <w:proofErr w:type="spellStart"/>
      <w:r w:rsidR="00BA1ABF" w:rsidRPr="00350DAD">
        <w:rPr>
          <w:lang w:val="en-US"/>
        </w:rPr>
        <w:t>Bremse</w:t>
      </w:r>
      <w:proofErr w:type="spellEnd"/>
      <w:r w:rsidR="00BA1ABF" w:rsidRPr="00350DAD">
        <w:rPr>
          <w:lang w:val="en-US"/>
        </w:rPr>
        <w:t>.</w:t>
      </w:r>
    </w:p>
    <w:p w14:paraId="3532E603" w14:textId="77777777" w:rsidR="002F4FAF" w:rsidRPr="00444493" w:rsidRDefault="000D56B5" w:rsidP="00132EE6">
      <w:pPr>
        <w:pStyle w:val="Heading2"/>
        <w:rPr>
          <w:lang w:val="en-US"/>
        </w:rPr>
      </w:pPr>
      <w:bookmarkStart w:id="282" w:name="_Ref369869529"/>
      <w:bookmarkStart w:id="283" w:name="_Toc78809130"/>
      <w:bookmarkStart w:id="284" w:name="_Toc338860434"/>
      <w:r w:rsidRPr="00444493">
        <w:rPr>
          <w:rStyle w:val="definition2"/>
          <w:color w:val="auto"/>
          <w:sz w:val="20"/>
          <w:lang w:val="en-US"/>
        </w:rPr>
        <w:t>Endurance</w:t>
      </w:r>
      <w:r w:rsidRPr="00444493">
        <w:rPr>
          <w:lang w:val="en-US"/>
        </w:rPr>
        <w:t xml:space="preserve"> test</w:t>
      </w:r>
      <w:bookmarkEnd w:id="282"/>
      <w:bookmarkEnd w:id="283"/>
      <w:r w:rsidRPr="00444493">
        <w:rPr>
          <w:lang w:val="en-US"/>
        </w:rPr>
        <w:t xml:space="preserve"> </w:t>
      </w:r>
      <w:bookmarkEnd w:id="279"/>
      <w:bookmarkEnd w:id="280"/>
      <w:bookmarkEnd w:id="284"/>
    </w:p>
    <w:p w14:paraId="7CAEC918" w14:textId="77777777" w:rsidR="002F4FAF" w:rsidRPr="00444493" w:rsidRDefault="002F4FAF" w:rsidP="00C80B3E">
      <w:pPr>
        <w:ind w:right="-1"/>
        <w:jc w:val="left"/>
        <w:rPr>
          <w:lang w:val="en-US"/>
        </w:rPr>
      </w:pPr>
      <w:r w:rsidRPr="00444493">
        <w:rPr>
          <w:lang w:val="en-US"/>
        </w:rPr>
        <w:t xml:space="preserve">The specimens are stimulated </w:t>
      </w:r>
      <w:r w:rsidR="00C80B3E" w:rsidRPr="00444493">
        <w:rPr>
          <w:lang w:val="en-US"/>
        </w:rPr>
        <w:t xml:space="preserve">at the input port </w:t>
      </w:r>
      <w:r w:rsidRPr="00444493">
        <w:rPr>
          <w:lang w:val="en-US"/>
        </w:rPr>
        <w:t xml:space="preserve">with a typical course of rotation </w:t>
      </w:r>
      <w:r w:rsidR="00C80B3E" w:rsidRPr="00444493">
        <w:rPr>
          <w:lang w:val="en-US"/>
        </w:rPr>
        <w:t xml:space="preserve">angle and </w:t>
      </w:r>
      <w:r w:rsidRPr="00444493">
        <w:rPr>
          <w:lang w:val="en-US"/>
        </w:rPr>
        <w:t>speed</w:t>
      </w:r>
      <w:r w:rsidR="00C80B3E" w:rsidRPr="00444493">
        <w:rPr>
          <w:lang w:val="en-US"/>
        </w:rPr>
        <w:t xml:space="preserve">. </w:t>
      </w:r>
      <w:r w:rsidRPr="00444493">
        <w:rPr>
          <w:lang w:val="en-US"/>
        </w:rPr>
        <w:t>After the test the sensors shall be investigated for mechanical functionality with special attention to areas of great mechanical wear (</w:t>
      </w:r>
      <w:proofErr w:type="gramStart"/>
      <w:r w:rsidRPr="00444493">
        <w:rPr>
          <w:lang w:val="en-US"/>
        </w:rPr>
        <w:t>e.g.</w:t>
      </w:r>
      <w:proofErr w:type="gramEnd"/>
      <w:r w:rsidRPr="00444493">
        <w:rPr>
          <w:lang w:val="en-US"/>
        </w:rPr>
        <w:t xml:space="preserve"> bearing etc.) as well as electrical functionality according to specification.</w:t>
      </w:r>
    </w:p>
    <w:p w14:paraId="58658CE9" w14:textId="77777777" w:rsidR="002F4FAF" w:rsidRPr="00444493" w:rsidRDefault="002F4FAF" w:rsidP="002F4FAF">
      <w:pPr>
        <w:ind w:right="-1"/>
        <w:jc w:val="left"/>
        <w:rPr>
          <w:lang w:val="en-US"/>
        </w:rPr>
      </w:pPr>
    </w:p>
    <w:p w14:paraId="4ADBB5C3" w14:textId="490C5C59" w:rsidR="00C80B3E" w:rsidRPr="00444493" w:rsidRDefault="00C80B3E" w:rsidP="002F4FAF">
      <w:pPr>
        <w:ind w:right="-1"/>
        <w:jc w:val="left"/>
        <w:rPr>
          <w:lang w:val="en-US"/>
        </w:rPr>
      </w:pPr>
      <w:r w:rsidRPr="00444493">
        <w:rPr>
          <w:lang w:val="en-US"/>
        </w:rPr>
        <w:t xml:space="preserve">The validation test </w:t>
      </w:r>
      <w:proofErr w:type="gramStart"/>
      <w:r w:rsidRPr="00444493">
        <w:rPr>
          <w:lang w:val="en-US"/>
        </w:rPr>
        <w:t>has to</w:t>
      </w:r>
      <w:proofErr w:type="gramEnd"/>
      <w:r w:rsidRPr="00444493">
        <w:rPr>
          <w:lang w:val="en-US"/>
        </w:rPr>
        <w:t xml:space="preserve"> assure the requirements in chapter</w:t>
      </w:r>
      <w:r w:rsidR="00797FAF">
        <w:rPr>
          <w:lang w:val="en-US"/>
        </w:rPr>
        <w:t xml:space="preserve"> </w:t>
      </w:r>
      <w:r w:rsidR="00797FAF">
        <w:rPr>
          <w:lang w:val="en-US"/>
        </w:rPr>
        <w:fldChar w:fldCharType="begin"/>
      </w:r>
      <w:r w:rsidR="00797FAF">
        <w:rPr>
          <w:lang w:val="en-US"/>
        </w:rPr>
        <w:instrText xml:space="preserve"> REF _Ref369869426 \r \h </w:instrText>
      </w:r>
      <w:r w:rsidR="00797FAF">
        <w:rPr>
          <w:lang w:val="en-US"/>
        </w:rPr>
      </w:r>
      <w:r w:rsidR="00797FAF">
        <w:rPr>
          <w:lang w:val="en-US"/>
        </w:rPr>
        <w:fldChar w:fldCharType="separate"/>
      </w:r>
      <w:ins w:id="285" w:author="Steinhuber, Thomas" w:date="2021-08-03T09:52:00Z">
        <w:r w:rsidR="00FF28F7">
          <w:rPr>
            <w:lang w:val="en-US"/>
          </w:rPr>
          <w:t>4.4</w:t>
        </w:r>
      </w:ins>
      <w:del w:id="286" w:author="Steinhuber, Thomas" w:date="2021-08-03T09:52:00Z">
        <w:r w:rsidR="00E14861" w:rsidDel="00FF28F7">
          <w:rPr>
            <w:lang w:val="en-US"/>
          </w:rPr>
          <w:delText>4.5</w:delText>
        </w:r>
      </w:del>
      <w:r w:rsidR="00797FAF">
        <w:rPr>
          <w:lang w:val="en-US"/>
        </w:rPr>
        <w:fldChar w:fldCharType="end"/>
      </w:r>
      <w:r w:rsidRPr="00444493">
        <w:rPr>
          <w:lang w:val="en-US"/>
        </w:rPr>
        <w:t>.</w:t>
      </w:r>
      <w:r w:rsidR="0068072B" w:rsidRPr="00444493">
        <w:rPr>
          <w:lang w:val="en-US"/>
        </w:rPr>
        <w:t xml:space="preserve"> Definition of test set-up and parameters should be done together with Knorr-</w:t>
      </w:r>
      <w:proofErr w:type="spellStart"/>
      <w:r w:rsidR="0068072B" w:rsidRPr="00444493">
        <w:rPr>
          <w:lang w:val="en-US"/>
        </w:rPr>
        <w:t>Bremse</w:t>
      </w:r>
      <w:proofErr w:type="spellEnd"/>
      <w:r w:rsidR="0068072B" w:rsidRPr="00444493">
        <w:rPr>
          <w:lang w:val="en-US"/>
        </w:rPr>
        <w:t xml:space="preserve">. </w:t>
      </w:r>
    </w:p>
    <w:p w14:paraId="69D8E1FD" w14:textId="77777777" w:rsidR="000D56B5" w:rsidRPr="00444493" w:rsidRDefault="000D56B5" w:rsidP="00132EE6">
      <w:pPr>
        <w:pStyle w:val="Heading2"/>
        <w:rPr>
          <w:lang w:val="en-US"/>
        </w:rPr>
      </w:pPr>
      <w:bookmarkStart w:id="287" w:name="_Toc280095952"/>
      <w:bookmarkStart w:id="288" w:name="_Toc338860439"/>
      <w:bookmarkStart w:id="289" w:name="_Toc78809131"/>
      <w:r w:rsidRPr="00444493">
        <w:rPr>
          <w:rStyle w:val="definition2"/>
          <w:color w:val="auto"/>
          <w:sz w:val="20"/>
          <w:lang w:val="en-US"/>
        </w:rPr>
        <w:t>Electrical</w:t>
      </w:r>
      <w:r w:rsidRPr="00444493">
        <w:rPr>
          <w:lang w:val="en-US"/>
        </w:rPr>
        <w:t xml:space="preserve"> Loads</w:t>
      </w:r>
      <w:bookmarkEnd w:id="287"/>
      <w:bookmarkEnd w:id="288"/>
      <w:bookmarkEnd w:id="289"/>
    </w:p>
    <w:p w14:paraId="4062932F" w14:textId="77777777" w:rsidR="000D56B5" w:rsidRPr="00444493" w:rsidRDefault="000D56B5" w:rsidP="00360360">
      <w:pPr>
        <w:autoSpaceDE w:val="0"/>
        <w:autoSpaceDN w:val="0"/>
        <w:adjustRightInd w:val="0"/>
        <w:ind w:right="0"/>
        <w:jc w:val="left"/>
        <w:rPr>
          <w:bCs/>
          <w:lang w:val="en-US"/>
        </w:rPr>
      </w:pPr>
      <w:r w:rsidRPr="00444493">
        <w:rPr>
          <w:lang w:val="en-US"/>
        </w:rPr>
        <w:t xml:space="preserve">Electrical loads </w:t>
      </w:r>
      <w:proofErr w:type="gramStart"/>
      <w:r w:rsidRPr="00444493">
        <w:rPr>
          <w:lang w:val="en-US"/>
        </w:rPr>
        <w:t>is</w:t>
      </w:r>
      <w:proofErr w:type="gramEnd"/>
      <w:r w:rsidRPr="00444493">
        <w:rPr>
          <w:lang w:val="en-US"/>
        </w:rPr>
        <w:t xml:space="preserve"> part of ISO 16750-2 (2006) and applies to electric and electronic systems/components</w:t>
      </w:r>
      <w:r w:rsidR="00360360" w:rsidRPr="00444493">
        <w:rPr>
          <w:lang w:val="en-US"/>
        </w:rPr>
        <w:t xml:space="preserve"> </w:t>
      </w:r>
      <w:r w:rsidRPr="00444493">
        <w:rPr>
          <w:lang w:val="en-US"/>
        </w:rPr>
        <w:t>for vehicles. It describes the potential environmental stresses and specifies tests and requirements</w:t>
      </w:r>
      <w:r w:rsidR="00360360" w:rsidRPr="00444493">
        <w:rPr>
          <w:lang w:val="en-US"/>
        </w:rPr>
        <w:t xml:space="preserve"> </w:t>
      </w:r>
      <w:r w:rsidRPr="00444493">
        <w:rPr>
          <w:lang w:val="en-US"/>
        </w:rPr>
        <w:t xml:space="preserve">recommended for the specific mounting location on/in the vehicle. </w:t>
      </w:r>
      <w:r w:rsidR="003339FC" w:rsidRPr="00444493">
        <w:rPr>
          <w:lang w:val="en-US"/>
        </w:rPr>
        <w:t>The specimen</w:t>
      </w:r>
      <w:r w:rsidRPr="00444493">
        <w:rPr>
          <w:lang w:val="en-US"/>
        </w:rPr>
        <w:t xml:space="preserve"> shall be connected by a cable</w:t>
      </w:r>
      <w:r w:rsidR="00360360" w:rsidRPr="00444493">
        <w:rPr>
          <w:lang w:val="en-US"/>
        </w:rPr>
        <w:t xml:space="preserve"> </w:t>
      </w:r>
      <w:r w:rsidRPr="00444493">
        <w:rPr>
          <w:lang w:val="en-US"/>
        </w:rPr>
        <w:t>with minimum length of 1,5 meter and cross-section ≥ 1mm².</w:t>
      </w:r>
    </w:p>
    <w:p w14:paraId="20B5379C" w14:textId="77777777" w:rsidR="000D56B5" w:rsidRPr="00444493" w:rsidRDefault="000D56B5" w:rsidP="00436F3C">
      <w:pPr>
        <w:pStyle w:val="Heading3"/>
        <w:tabs>
          <w:tab w:val="num" w:pos="709"/>
        </w:tabs>
        <w:ind w:left="709" w:hanging="709"/>
        <w:rPr>
          <w:lang w:val="en-US"/>
        </w:rPr>
      </w:pPr>
      <w:bookmarkStart w:id="290" w:name="_Toc338860440"/>
      <w:bookmarkStart w:id="291" w:name="_Toc78809132"/>
      <w:r w:rsidRPr="00444493">
        <w:rPr>
          <w:lang w:val="en-US"/>
        </w:rPr>
        <w:t>Disturbances by conduction and coupling</w:t>
      </w:r>
      <w:bookmarkEnd w:id="290"/>
      <w:bookmarkEnd w:id="291"/>
    </w:p>
    <w:p w14:paraId="632324BA" w14:textId="77777777" w:rsidR="000D56B5" w:rsidRDefault="000D56B5" w:rsidP="000D56B5">
      <w:pPr>
        <w:tabs>
          <w:tab w:val="right" w:pos="7938"/>
        </w:tabs>
        <w:ind w:right="-1"/>
        <w:jc w:val="left"/>
        <w:rPr>
          <w:rStyle w:val="BodyTextChar"/>
          <w:lang w:val="en-US"/>
        </w:rPr>
      </w:pPr>
      <w:bookmarkStart w:id="292" w:name="_Toc298487535"/>
      <w:r w:rsidRPr="00444493">
        <w:rPr>
          <w:lang w:val="en-US"/>
        </w:rPr>
        <w:t>Test according to</w:t>
      </w:r>
      <w:r w:rsidRPr="00444493">
        <w:rPr>
          <w:lang w:val="en-US"/>
        </w:rPr>
        <w:tab/>
      </w:r>
      <w:r w:rsidRPr="00444493">
        <w:rPr>
          <w:rStyle w:val="BodyTextChar"/>
          <w:lang w:val="en-US"/>
        </w:rPr>
        <w:t>ISO7637-3</w:t>
      </w:r>
    </w:p>
    <w:p w14:paraId="5644D13B" w14:textId="77777777" w:rsidR="000D56B5" w:rsidRPr="00444493" w:rsidRDefault="000D56B5" w:rsidP="00436F3C">
      <w:pPr>
        <w:pStyle w:val="Heading3"/>
        <w:tabs>
          <w:tab w:val="num" w:pos="709"/>
        </w:tabs>
        <w:ind w:left="709" w:hanging="709"/>
        <w:rPr>
          <w:lang w:val="en-US"/>
        </w:rPr>
      </w:pPr>
      <w:bookmarkStart w:id="293" w:name="_Toc338860441"/>
      <w:bookmarkStart w:id="294" w:name="_Toc78809133"/>
      <w:r w:rsidRPr="00444493">
        <w:rPr>
          <w:lang w:val="en-US"/>
        </w:rPr>
        <w:t>Overvoltage</w:t>
      </w:r>
      <w:bookmarkEnd w:id="292"/>
      <w:bookmarkEnd w:id="293"/>
      <w:bookmarkEnd w:id="294"/>
    </w:p>
    <w:p w14:paraId="291BA039" w14:textId="77777777" w:rsidR="000D56B5" w:rsidRPr="00444493" w:rsidRDefault="000D56B5" w:rsidP="003339FC">
      <w:pPr>
        <w:ind w:right="-1"/>
        <w:rPr>
          <w:lang w:val="en-US"/>
        </w:rPr>
      </w:pPr>
      <w:r w:rsidRPr="00444493">
        <w:rPr>
          <w:lang w:val="en-US"/>
        </w:rPr>
        <w:t>This test simulates the condition where the generator regulator fails so that the output voltage of the generator rises above normal values.</w:t>
      </w:r>
    </w:p>
    <w:p w14:paraId="23DE71BE" w14:textId="77777777" w:rsidR="000D56B5" w:rsidRPr="00444493" w:rsidRDefault="000D56B5" w:rsidP="000D56B5">
      <w:pPr>
        <w:rPr>
          <w:b/>
          <w:lang w:val="en-US"/>
        </w:rPr>
      </w:pPr>
    </w:p>
    <w:p w14:paraId="27BE40FE" w14:textId="77777777" w:rsidR="000D56B5" w:rsidRPr="00444493" w:rsidRDefault="000D56B5" w:rsidP="000D56B5">
      <w:pPr>
        <w:rPr>
          <w:b/>
          <w:lang w:val="en-US"/>
        </w:rPr>
      </w:pPr>
      <w:r w:rsidRPr="00444493">
        <w:rPr>
          <w:b/>
          <w:lang w:val="en-US"/>
        </w:rPr>
        <w:t>Test at T = 65°C</w:t>
      </w:r>
    </w:p>
    <w:p w14:paraId="48D0283D" w14:textId="77777777" w:rsidR="000D56B5" w:rsidRPr="00444493" w:rsidRDefault="000D56B5" w:rsidP="000D56B5">
      <w:pPr>
        <w:autoSpaceDE w:val="0"/>
        <w:autoSpaceDN w:val="0"/>
        <w:adjustRightInd w:val="0"/>
        <w:ind w:right="0"/>
        <w:jc w:val="left"/>
        <w:rPr>
          <w:lang w:val="en-US"/>
        </w:rPr>
      </w:pPr>
      <w:r w:rsidRPr="00444493">
        <w:rPr>
          <w:lang w:val="en-US"/>
        </w:rPr>
        <w:t xml:space="preserve">Apply a voltage of 32 V for 60 min to all inputs of the </w:t>
      </w:r>
      <w:r w:rsidR="00131ECC" w:rsidRPr="00444493">
        <w:rPr>
          <w:lang w:val="en-US"/>
        </w:rPr>
        <w:t>specimen</w:t>
      </w:r>
      <w:r w:rsidRPr="00444493">
        <w:rPr>
          <w:lang w:val="en-US"/>
        </w:rPr>
        <w:t>.</w:t>
      </w:r>
    </w:p>
    <w:p w14:paraId="74A48F70" w14:textId="77777777" w:rsidR="000D56B5" w:rsidRPr="00444493" w:rsidRDefault="000D56B5" w:rsidP="000D56B5">
      <w:pPr>
        <w:rPr>
          <w:lang w:val="en-US"/>
        </w:rPr>
      </w:pPr>
      <w:r w:rsidRPr="00444493">
        <w:rPr>
          <w:lang w:val="en-US"/>
        </w:rPr>
        <w:t xml:space="preserve">The functional status for the </w:t>
      </w:r>
      <w:r w:rsidR="00F70C33" w:rsidRPr="00444493">
        <w:rPr>
          <w:lang w:val="en-US"/>
        </w:rPr>
        <w:t>specimen</w:t>
      </w:r>
      <w:r w:rsidRPr="00444493">
        <w:rPr>
          <w:lang w:val="en-US"/>
        </w:rPr>
        <w:t xml:space="preserve"> shall be minimum class C as defined in ISO 16750-1.</w:t>
      </w:r>
    </w:p>
    <w:p w14:paraId="681FAF60" w14:textId="77777777" w:rsidR="000D56B5" w:rsidRPr="00444493" w:rsidRDefault="000D56B5" w:rsidP="000D56B5">
      <w:pPr>
        <w:rPr>
          <w:lang w:val="en-US"/>
        </w:rPr>
      </w:pPr>
    </w:p>
    <w:p w14:paraId="2297E119" w14:textId="77777777" w:rsidR="000D56B5" w:rsidRPr="00444493" w:rsidRDefault="000D56B5" w:rsidP="000D56B5">
      <w:pPr>
        <w:rPr>
          <w:b/>
          <w:lang w:val="en-US"/>
        </w:rPr>
      </w:pPr>
      <w:r w:rsidRPr="00444493">
        <w:rPr>
          <w:b/>
          <w:lang w:val="en-US"/>
        </w:rPr>
        <w:t>Test at room temperature</w:t>
      </w:r>
    </w:p>
    <w:p w14:paraId="37A35326" w14:textId="77777777" w:rsidR="000D56B5" w:rsidRPr="00444493" w:rsidRDefault="000D56B5" w:rsidP="000D56B5">
      <w:pPr>
        <w:autoSpaceDE w:val="0"/>
        <w:autoSpaceDN w:val="0"/>
        <w:adjustRightInd w:val="0"/>
        <w:ind w:right="0"/>
        <w:jc w:val="left"/>
        <w:rPr>
          <w:lang w:val="en-US"/>
        </w:rPr>
      </w:pPr>
      <w:r w:rsidRPr="00444493">
        <w:rPr>
          <w:lang w:val="en-US"/>
        </w:rPr>
        <w:t xml:space="preserve">Apply a voltage of 45V for 1ms ± 10 % to all relevant inputs of the </w:t>
      </w:r>
      <w:r w:rsidR="00131ECC" w:rsidRPr="00444493">
        <w:rPr>
          <w:lang w:val="en-US"/>
        </w:rPr>
        <w:t>specimen</w:t>
      </w:r>
      <w:r w:rsidRPr="00444493">
        <w:rPr>
          <w:lang w:val="en-US"/>
        </w:rPr>
        <w:t>.</w:t>
      </w:r>
    </w:p>
    <w:p w14:paraId="0FB9B532" w14:textId="77777777" w:rsidR="000D56B5" w:rsidRPr="00444493" w:rsidRDefault="000D56B5" w:rsidP="000D56B5">
      <w:pPr>
        <w:rPr>
          <w:lang w:val="en-US"/>
        </w:rPr>
      </w:pPr>
      <w:r w:rsidRPr="00444493">
        <w:rPr>
          <w:lang w:val="en-US"/>
        </w:rPr>
        <w:t>The functional status shall be minimum class D as defined in ISO 16750-1.</w:t>
      </w:r>
    </w:p>
    <w:p w14:paraId="6268F137" w14:textId="77777777" w:rsidR="000D56B5" w:rsidRPr="00444493" w:rsidRDefault="000D56B5" w:rsidP="000D56B5">
      <w:pPr>
        <w:rPr>
          <w:lang w:val="en-US"/>
        </w:rPr>
      </w:pPr>
    </w:p>
    <w:p w14:paraId="6EFAB1B4" w14:textId="77777777" w:rsidR="000D56B5" w:rsidRPr="00444493" w:rsidRDefault="000D56B5" w:rsidP="000D56B5">
      <w:pPr>
        <w:rPr>
          <w:b/>
          <w:lang w:val="en-US"/>
        </w:rPr>
      </w:pPr>
      <w:r w:rsidRPr="00444493">
        <w:rPr>
          <w:b/>
          <w:lang w:val="en-US"/>
        </w:rPr>
        <w:t>Test at room temperature</w:t>
      </w:r>
    </w:p>
    <w:p w14:paraId="228047B8" w14:textId="77777777" w:rsidR="000D56B5" w:rsidRDefault="000D56B5" w:rsidP="000D56B5">
      <w:pPr>
        <w:rPr>
          <w:lang w:val="en-US"/>
        </w:rPr>
      </w:pPr>
      <w:r w:rsidRPr="00444493">
        <w:rPr>
          <w:lang w:val="en-US"/>
        </w:rPr>
        <w:t>Apply pulses according to ISO7637-3:2007 Table B.2 Level 3: fast+-/CCC and slow+-/</w:t>
      </w:r>
      <w:proofErr w:type="gramStart"/>
      <w:r w:rsidRPr="00444493">
        <w:rPr>
          <w:lang w:val="en-US"/>
        </w:rPr>
        <w:t>DCC</w:t>
      </w:r>
      <w:proofErr w:type="gramEnd"/>
    </w:p>
    <w:p w14:paraId="2E4C251A" w14:textId="77777777" w:rsidR="000D56B5" w:rsidRPr="00444493" w:rsidRDefault="000D56B5" w:rsidP="00436F3C">
      <w:pPr>
        <w:pStyle w:val="Heading3"/>
        <w:tabs>
          <w:tab w:val="num" w:pos="709"/>
        </w:tabs>
        <w:ind w:left="709" w:hanging="709"/>
        <w:rPr>
          <w:lang w:val="en-US"/>
        </w:rPr>
      </w:pPr>
      <w:bookmarkStart w:id="295" w:name="_Toc298487539"/>
      <w:bookmarkStart w:id="296" w:name="_Toc338860442"/>
      <w:bookmarkStart w:id="297" w:name="_Toc78809134"/>
      <w:r w:rsidRPr="00444493">
        <w:rPr>
          <w:lang w:val="en-US"/>
        </w:rPr>
        <w:t xml:space="preserve">Reset behavior at voltage </w:t>
      </w:r>
      <w:proofErr w:type="gramStart"/>
      <w:r w:rsidRPr="00444493">
        <w:rPr>
          <w:lang w:val="en-US"/>
        </w:rPr>
        <w:t>drop</w:t>
      </w:r>
      <w:bookmarkEnd w:id="295"/>
      <w:bookmarkEnd w:id="296"/>
      <w:bookmarkEnd w:id="297"/>
      <w:proofErr w:type="gramEnd"/>
    </w:p>
    <w:p w14:paraId="3A382652" w14:textId="77777777" w:rsidR="000D56B5" w:rsidRPr="00444493" w:rsidRDefault="000D56B5" w:rsidP="000D56B5">
      <w:pPr>
        <w:autoSpaceDE w:val="0"/>
        <w:autoSpaceDN w:val="0"/>
        <w:adjustRightInd w:val="0"/>
        <w:ind w:right="0"/>
        <w:jc w:val="left"/>
        <w:rPr>
          <w:lang w:val="en-US"/>
        </w:rPr>
      </w:pPr>
      <w:r w:rsidRPr="00444493">
        <w:rPr>
          <w:lang w:val="en-US"/>
        </w:rPr>
        <w:t xml:space="preserve">This test verifies the reset behavior of the </w:t>
      </w:r>
      <w:r w:rsidR="00131ECC" w:rsidRPr="00444493">
        <w:rPr>
          <w:lang w:val="en-US"/>
        </w:rPr>
        <w:t>specimen</w:t>
      </w:r>
      <w:r w:rsidRPr="00444493">
        <w:rPr>
          <w:lang w:val="en-US"/>
        </w:rPr>
        <w:t xml:space="preserve"> at different voltage drops.</w:t>
      </w:r>
    </w:p>
    <w:p w14:paraId="1722E365" w14:textId="77777777" w:rsidR="000D56B5" w:rsidRPr="00444493" w:rsidRDefault="000D56B5" w:rsidP="000D56B5">
      <w:pPr>
        <w:jc w:val="left"/>
        <w:rPr>
          <w:bCs/>
          <w:lang w:val="en-US"/>
        </w:rPr>
      </w:pPr>
      <w:r w:rsidRPr="00444493">
        <w:rPr>
          <w:lang w:val="en-US"/>
        </w:rPr>
        <w:t xml:space="preserve">Functional status shall be class C. t in </w:t>
      </w:r>
      <w:proofErr w:type="spellStart"/>
      <w:r w:rsidRPr="00444493">
        <w:rPr>
          <w:lang w:val="en-US"/>
        </w:rPr>
        <w:t>ms.</w:t>
      </w:r>
      <w:proofErr w:type="spellEnd"/>
      <w:r w:rsidRPr="00444493">
        <w:rPr>
          <w:lang w:val="en-US"/>
        </w:rPr>
        <w:t xml:space="preserve"> </w:t>
      </w:r>
      <w:proofErr w:type="spellStart"/>
      <w:r w:rsidRPr="00444493">
        <w:rPr>
          <w:lang w:val="en-US"/>
        </w:rPr>
        <w:t>Us_min</w:t>
      </w:r>
      <w:proofErr w:type="spellEnd"/>
      <w:r w:rsidRPr="00444493">
        <w:rPr>
          <w:lang w:val="en-US"/>
        </w:rPr>
        <w:t xml:space="preserve"> = 4,5</w:t>
      </w:r>
      <w:r w:rsidR="00CA2882" w:rsidRPr="00444493">
        <w:rPr>
          <w:lang w:val="en-US"/>
        </w:rPr>
        <w:t xml:space="preserve"> </w:t>
      </w:r>
      <w:r w:rsidRPr="00444493">
        <w:rPr>
          <w:lang w:val="en-US"/>
        </w:rPr>
        <w:t>V.</w:t>
      </w:r>
    </w:p>
    <w:p w14:paraId="307A57BC" w14:textId="2B7042E7" w:rsidR="000D56B5" w:rsidRPr="00444493" w:rsidRDefault="008F7465" w:rsidP="000D56B5">
      <w:pPr>
        <w:jc w:val="center"/>
        <w:rPr>
          <w:bCs/>
          <w:lang w:val="en-US"/>
        </w:rPr>
      </w:pPr>
      <w:r w:rsidRPr="00444493">
        <w:rPr>
          <w:bCs/>
          <w:noProof/>
          <w:lang w:val="en-US"/>
        </w:rPr>
        <w:drawing>
          <wp:inline distT="0" distB="0" distL="0" distR="0" wp14:anchorId="3F134D7E" wp14:editId="64A51054">
            <wp:extent cx="3775075" cy="2306955"/>
            <wp:effectExtent l="0" t="0" r="0" b="0"/>
            <wp:docPr id="40"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5075" cy="2306955"/>
                    </a:xfrm>
                    <a:prstGeom prst="rect">
                      <a:avLst/>
                    </a:prstGeom>
                    <a:noFill/>
                    <a:ln>
                      <a:noFill/>
                    </a:ln>
                  </pic:spPr>
                </pic:pic>
              </a:graphicData>
            </a:graphic>
          </wp:inline>
        </w:drawing>
      </w:r>
    </w:p>
    <w:p w14:paraId="60848A0E" w14:textId="77777777" w:rsidR="000D56B5" w:rsidRPr="00444493" w:rsidRDefault="000D56B5" w:rsidP="00436F3C">
      <w:pPr>
        <w:pStyle w:val="Heading3"/>
        <w:tabs>
          <w:tab w:val="num" w:pos="709"/>
        </w:tabs>
        <w:ind w:left="709" w:right="-1" w:hanging="709"/>
        <w:rPr>
          <w:lang w:val="en-US"/>
        </w:rPr>
      </w:pPr>
      <w:bookmarkStart w:id="298" w:name="_Toc298487546"/>
      <w:bookmarkStart w:id="299" w:name="_Toc338860443"/>
      <w:bookmarkStart w:id="300" w:name="_Toc78809135"/>
      <w:r w:rsidRPr="00444493">
        <w:rPr>
          <w:lang w:val="en-US"/>
        </w:rPr>
        <w:t>Short circuit protection</w:t>
      </w:r>
      <w:bookmarkEnd w:id="298"/>
      <w:bookmarkEnd w:id="299"/>
      <w:bookmarkEnd w:id="300"/>
    </w:p>
    <w:p w14:paraId="57B13538" w14:textId="77777777" w:rsidR="000D56B5" w:rsidRPr="00444493" w:rsidRDefault="000D56B5" w:rsidP="000B47B4">
      <w:pPr>
        <w:ind w:right="-1"/>
        <w:rPr>
          <w:lang w:val="en-US"/>
        </w:rPr>
      </w:pPr>
      <w:r w:rsidRPr="00444493">
        <w:rPr>
          <w:lang w:val="en-US"/>
        </w:rPr>
        <w:t>These tests simulate short circuits to the inputs and outputs of a device.</w:t>
      </w:r>
    </w:p>
    <w:p w14:paraId="44538208" w14:textId="77777777" w:rsidR="000D56B5" w:rsidRPr="00444493" w:rsidRDefault="000D56B5" w:rsidP="000B47B4">
      <w:pPr>
        <w:pStyle w:val="Heading4"/>
        <w:rPr>
          <w:lang w:val="en-US"/>
        </w:rPr>
      </w:pPr>
      <w:bookmarkStart w:id="301" w:name="_Toc298487547"/>
      <w:r w:rsidRPr="00444493">
        <w:rPr>
          <w:lang w:val="en-US"/>
        </w:rPr>
        <w:t>Signal circuits</w:t>
      </w:r>
      <w:bookmarkEnd w:id="301"/>
    </w:p>
    <w:p w14:paraId="52B03AD5" w14:textId="77777777" w:rsidR="000D56B5" w:rsidRPr="00444493" w:rsidRDefault="000D56B5" w:rsidP="000B47B4">
      <w:pPr>
        <w:ind w:right="-1"/>
        <w:rPr>
          <w:lang w:val="en-US"/>
        </w:rPr>
      </w:pPr>
      <w:r w:rsidRPr="00444493">
        <w:rPr>
          <w:lang w:val="en-US"/>
        </w:rPr>
        <w:t>See ISO 16750-2</w:t>
      </w:r>
    </w:p>
    <w:p w14:paraId="4DCDD39F" w14:textId="77777777" w:rsidR="000D56B5" w:rsidRPr="00444493" w:rsidRDefault="000D56B5" w:rsidP="000B47B4">
      <w:pPr>
        <w:ind w:right="-1"/>
        <w:rPr>
          <w:lang w:val="en-US"/>
        </w:rPr>
      </w:pPr>
      <w:r w:rsidRPr="00444493">
        <w:rPr>
          <w:lang w:val="en-US"/>
        </w:rPr>
        <w:t xml:space="preserve">Connect all relevant inputs and outputs of the </w:t>
      </w:r>
      <w:r w:rsidR="00131ECC" w:rsidRPr="00444493">
        <w:rPr>
          <w:lang w:val="en-US"/>
        </w:rPr>
        <w:t>specimen</w:t>
      </w:r>
      <w:r w:rsidRPr="00444493">
        <w:rPr>
          <w:lang w:val="en-US"/>
        </w:rPr>
        <w:t xml:space="preserve"> in sequence for a duration of 60 s ± 10 % to </w:t>
      </w:r>
      <w:proofErr w:type="spellStart"/>
      <w:r w:rsidRPr="00444493">
        <w:rPr>
          <w:lang w:val="en-US"/>
        </w:rPr>
        <w:t>U</w:t>
      </w:r>
      <w:r w:rsidRPr="00444493">
        <w:rPr>
          <w:vertAlign w:val="subscript"/>
          <w:lang w:val="en-US"/>
        </w:rPr>
        <w:t>Smax</w:t>
      </w:r>
      <w:proofErr w:type="spellEnd"/>
      <w:r w:rsidRPr="00444493">
        <w:rPr>
          <w:lang w:val="en-US"/>
        </w:rPr>
        <w:t xml:space="preserve"> and to ground. All other inputs and outputs remain open or as agreed upon.</w:t>
      </w:r>
    </w:p>
    <w:p w14:paraId="6C3C5739" w14:textId="77777777" w:rsidR="000D56B5" w:rsidRPr="00064920" w:rsidRDefault="000D56B5" w:rsidP="00132EE6">
      <w:pPr>
        <w:pStyle w:val="Heading2"/>
        <w:rPr>
          <w:lang w:val="en-US"/>
        </w:rPr>
      </w:pPr>
      <w:bookmarkStart w:id="302" w:name="_Toc338860444"/>
      <w:bookmarkStart w:id="303" w:name="_Ref369871017"/>
      <w:bookmarkStart w:id="304" w:name="_Ref77950953"/>
      <w:bookmarkStart w:id="305" w:name="_Toc78809136"/>
      <w:r w:rsidRPr="00064920">
        <w:rPr>
          <w:lang w:val="en-US"/>
        </w:rPr>
        <w:t>EMC/</w:t>
      </w:r>
      <w:r w:rsidRPr="00064920">
        <w:rPr>
          <w:rStyle w:val="definition2"/>
          <w:color w:val="auto"/>
          <w:sz w:val="20"/>
        </w:rPr>
        <w:t>ESD</w:t>
      </w:r>
      <w:r w:rsidRPr="00064920">
        <w:rPr>
          <w:lang w:val="en-US"/>
        </w:rPr>
        <w:t xml:space="preserve"> Requirements</w:t>
      </w:r>
      <w:bookmarkEnd w:id="302"/>
      <w:bookmarkEnd w:id="303"/>
      <w:bookmarkEnd w:id="304"/>
      <w:bookmarkEnd w:id="305"/>
    </w:p>
    <w:p w14:paraId="61EB0517" w14:textId="77777777" w:rsidR="000D56B5" w:rsidRPr="00444493" w:rsidRDefault="000D56B5" w:rsidP="00436F3C">
      <w:pPr>
        <w:pStyle w:val="Heading3"/>
        <w:tabs>
          <w:tab w:val="num" w:pos="709"/>
        </w:tabs>
        <w:ind w:left="709" w:hanging="709"/>
        <w:rPr>
          <w:lang w:val="en-US"/>
        </w:rPr>
      </w:pPr>
      <w:bookmarkStart w:id="306" w:name="_Toc272449420"/>
      <w:bookmarkStart w:id="307" w:name="_Toc298487550"/>
      <w:bookmarkStart w:id="308" w:name="_Toc338860445"/>
      <w:bookmarkStart w:id="309" w:name="_Toc78809137"/>
      <w:r w:rsidRPr="00444493">
        <w:t>General</w:t>
      </w:r>
      <w:bookmarkEnd w:id="306"/>
      <w:bookmarkEnd w:id="307"/>
      <w:bookmarkEnd w:id="308"/>
      <w:bookmarkEnd w:id="309"/>
    </w:p>
    <w:p w14:paraId="102F260A" w14:textId="77777777" w:rsidR="000D56B5" w:rsidRPr="00444493" w:rsidRDefault="000D56B5" w:rsidP="00C61E90">
      <w:pPr>
        <w:ind w:right="-1"/>
        <w:jc w:val="left"/>
        <w:rPr>
          <w:lang w:val="en-US"/>
        </w:rPr>
      </w:pPr>
      <w:r w:rsidRPr="00444493">
        <w:rPr>
          <w:lang w:val="en-US"/>
        </w:rPr>
        <w:t>The supplier is responsible for full EMC compatibility of the sensor unit in the vehicle.</w:t>
      </w:r>
      <w:r w:rsidR="000B47B4" w:rsidRPr="00444493">
        <w:rPr>
          <w:lang w:val="en-US"/>
        </w:rPr>
        <w:t xml:space="preserve"> </w:t>
      </w:r>
      <w:r w:rsidRPr="00444493">
        <w:rPr>
          <w:lang w:val="en-US"/>
        </w:rPr>
        <w:t>Measurements on component level are necessary but</w:t>
      </w:r>
      <w:r w:rsidR="00064992">
        <w:rPr>
          <w:lang w:val="en-US"/>
        </w:rPr>
        <w:t xml:space="preserve"> might</w:t>
      </w:r>
      <w:r w:rsidRPr="00444493">
        <w:rPr>
          <w:lang w:val="en-US"/>
        </w:rPr>
        <w:t xml:space="preserve"> not </w:t>
      </w:r>
      <w:r w:rsidR="00064992">
        <w:rPr>
          <w:lang w:val="en-US"/>
        </w:rPr>
        <w:t xml:space="preserve">be </w:t>
      </w:r>
      <w:r w:rsidRPr="00444493">
        <w:rPr>
          <w:lang w:val="en-US"/>
        </w:rPr>
        <w:t>sufficient.</w:t>
      </w:r>
    </w:p>
    <w:p w14:paraId="7BD30992" w14:textId="77777777" w:rsidR="000D56B5" w:rsidRDefault="000D56B5" w:rsidP="00C61E90">
      <w:pPr>
        <w:ind w:right="-1"/>
        <w:jc w:val="left"/>
        <w:rPr>
          <w:lang w:val="en-US"/>
        </w:rPr>
      </w:pPr>
    </w:p>
    <w:p w14:paraId="6A23323A" w14:textId="2D90E73F" w:rsidR="00F926EC" w:rsidRDefault="00C61E90" w:rsidP="00C61E90">
      <w:pPr>
        <w:ind w:right="-1"/>
        <w:jc w:val="left"/>
        <w:rPr>
          <w:lang w:val="en-US"/>
        </w:rPr>
      </w:pPr>
      <w:r>
        <w:rPr>
          <w:lang w:val="en-US"/>
        </w:rPr>
        <w:t>(</w:t>
      </w:r>
      <w:r w:rsidR="00F926EC">
        <w:rPr>
          <w:lang w:val="en-US"/>
        </w:rPr>
        <w:t xml:space="preserve">In addition to the test listed below (see chapter </w:t>
      </w:r>
      <w:r>
        <w:rPr>
          <w:lang w:val="en-US"/>
        </w:rPr>
        <w:fldChar w:fldCharType="begin"/>
      </w:r>
      <w:r>
        <w:rPr>
          <w:lang w:val="en-US"/>
        </w:rPr>
        <w:instrText xml:space="preserve"> REF _Ref35430152 \r \h </w:instrText>
      </w:r>
      <w:r>
        <w:rPr>
          <w:lang w:val="en-US"/>
        </w:rPr>
      </w:r>
      <w:r>
        <w:rPr>
          <w:lang w:val="en-US"/>
        </w:rPr>
        <w:fldChar w:fldCharType="separate"/>
      </w:r>
      <w:r w:rsidR="00FF28F7">
        <w:rPr>
          <w:lang w:val="en-US"/>
        </w:rPr>
        <w:t>7.7.2</w:t>
      </w:r>
      <w:r>
        <w:rPr>
          <w:lang w:val="en-US"/>
        </w:rPr>
        <w:fldChar w:fldCharType="end"/>
      </w:r>
      <w:r w:rsidR="00F926EC">
        <w:rPr>
          <w:lang w:val="en-US"/>
        </w:rPr>
        <w:t xml:space="preserve"> - </w:t>
      </w:r>
      <w:r>
        <w:rPr>
          <w:lang w:val="en-US"/>
        </w:rPr>
        <w:fldChar w:fldCharType="begin"/>
      </w:r>
      <w:r>
        <w:rPr>
          <w:lang w:val="en-US"/>
        </w:rPr>
        <w:instrText xml:space="preserve"> REF _Ref35430167 \r \h </w:instrText>
      </w:r>
      <w:r>
        <w:rPr>
          <w:lang w:val="en-US"/>
        </w:rPr>
      </w:r>
      <w:r>
        <w:rPr>
          <w:lang w:val="en-US"/>
        </w:rPr>
        <w:fldChar w:fldCharType="separate"/>
      </w:r>
      <w:r w:rsidR="00FF28F7">
        <w:rPr>
          <w:lang w:val="en-US"/>
        </w:rPr>
        <w:t>7.7.5</w:t>
      </w:r>
      <w:r>
        <w:rPr>
          <w:lang w:val="en-US"/>
        </w:rPr>
        <w:fldChar w:fldCharType="end"/>
      </w:r>
      <w:r w:rsidR="00F926EC">
        <w:rPr>
          <w:lang w:val="en-US"/>
        </w:rPr>
        <w:t xml:space="preserve"> ) other </w:t>
      </w:r>
      <w:r>
        <w:rPr>
          <w:lang w:val="en-US"/>
        </w:rPr>
        <w:t>EMC-</w:t>
      </w:r>
      <w:r w:rsidR="00F926EC">
        <w:rPr>
          <w:lang w:val="en-US"/>
        </w:rPr>
        <w:t>test may be</w:t>
      </w:r>
      <w:r>
        <w:rPr>
          <w:lang w:val="en-US"/>
        </w:rPr>
        <w:t>come</w:t>
      </w:r>
      <w:r w:rsidR="00F926EC">
        <w:rPr>
          <w:lang w:val="en-US"/>
        </w:rPr>
        <w:t xml:space="preserve"> necessary in</w:t>
      </w:r>
      <w:r>
        <w:rPr>
          <w:lang w:val="en-US"/>
        </w:rPr>
        <w:t xml:space="preserve"> consultation with Knorr-</w:t>
      </w:r>
      <w:proofErr w:type="spellStart"/>
      <w:r>
        <w:rPr>
          <w:lang w:val="en-US"/>
        </w:rPr>
        <w:t>Bremse</w:t>
      </w:r>
      <w:proofErr w:type="spellEnd"/>
      <w:r>
        <w:rPr>
          <w:lang w:val="en-US"/>
        </w:rPr>
        <w:t>.)</w:t>
      </w:r>
    </w:p>
    <w:p w14:paraId="634AD594" w14:textId="77777777" w:rsidR="000D56B5" w:rsidRPr="00444493" w:rsidRDefault="000D56B5" w:rsidP="000B47B4">
      <w:pPr>
        <w:pStyle w:val="Heading4"/>
        <w:rPr>
          <w:lang w:val="en-US"/>
        </w:rPr>
      </w:pPr>
      <w:bookmarkStart w:id="310" w:name="_Toc272449422"/>
      <w:bookmarkStart w:id="311" w:name="_Toc298487551"/>
      <w:r w:rsidRPr="00444493">
        <w:t>General</w:t>
      </w:r>
      <w:r w:rsidRPr="00444493">
        <w:rPr>
          <w:lang w:val="en-US"/>
        </w:rPr>
        <w:t xml:space="preserve"> test conditions</w:t>
      </w:r>
      <w:bookmarkEnd w:id="310"/>
      <w:bookmarkEnd w:id="311"/>
    </w:p>
    <w:p w14:paraId="48F067EE" w14:textId="77777777" w:rsidR="000D56B5" w:rsidRPr="00444493" w:rsidRDefault="000D56B5" w:rsidP="000B47B4">
      <w:pPr>
        <w:tabs>
          <w:tab w:val="left" w:pos="9356"/>
        </w:tabs>
        <w:ind w:right="-1"/>
        <w:rPr>
          <w:lang w:val="en-US"/>
        </w:rPr>
      </w:pPr>
      <w:r w:rsidRPr="00444493">
        <w:rPr>
          <w:lang w:val="en-US"/>
        </w:rPr>
        <w:t xml:space="preserve">The ambient temperature during the test shall be (23 </w:t>
      </w:r>
      <w:r w:rsidRPr="00444493">
        <w:rPr>
          <w:rFonts w:ascii="Symbol" w:hAnsi="Symbol" w:cs="Symbol"/>
          <w:lang w:val="en-US"/>
        </w:rPr>
        <w:t></w:t>
      </w:r>
      <w:r w:rsidRPr="00444493">
        <w:rPr>
          <w:rFonts w:ascii="Symbol" w:hAnsi="Symbol" w:cs="Symbol"/>
          <w:lang w:val="en-US"/>
        </w:rPr>
        <w:t></w:t>
      </w:r>
      <w:r w:rsidRPr="00444493">
        <w:rPr>
          <w:lang w:val="en-US"/>
        </w:rPr>
        <w:t>5) °C.</w:t>
      </w:r>
    </w:p>
    <w:p w14:paraId="49CFF525" w14:textId="77777777" w:rsidR="000D56B5" w:rsidRPr="00444493" w:rsidRDefault="000D56B5" w:rsidP="000B47B4">
      <w:pPr>
        <w:tabs>
          <w:tab w:val="left" w:pos="9356"/>
        </w:tabs>
        <w:autoSpaceDE w:val="0"/>
        <w:autoSpaceDN w:val="0"/>
        <w:adjustRightInd w:val="0"/>
        <w:ind w:right="-1"/>
        <w:jc w:val="left"/>
        <w:rPr>
          <w:lang w:val="en-US"/>
        </w:rPr>
      </w:pPr>
      <w:r w:rsidRPr="00444493">
        <w:rPr>
          <w:lang w:val="en-US"/>
        </w:rPr>
        <w:t xml:space="preserve">The test voltages shall be 5.0 </w:t>
      </w:r>
      <w:r w:rsidRPr="00444493">
        <w:rPr>
          <w:rFonts w:ascii="Symbol" w:hAnsi="Symbol" w:cs="Symbol"/>
          <w:lang w:val="en-US"/>
        </w:rPr>
        <w:t></w:t>
      </w:r>
      <w:r w:rsidRPr="00444493">
        <w:rPr>
          <w:lang w:val="en-US"/>
        </w:rPr>
        <w:t>0,5V unless other</w:t>
      </w:r>
      <w:r w:rsidR="00064920">
        <w:rPr>
          <w:lang w:val="en-US"/>
        </w:rPr>
        <w:t>wise stated.</w:t>
      </w:r>
    </w:p>
    <w:p w14:paraId="49FC648F" w14:textId="77777777" w:rsidR="000D56B5" w:rsidRPr="00444493" w:rsidRDefault="000D56B5" w:rsidP="00436F3C">
      <w:pPr>
        <w:pStyle w:val="Heading3"/>
        <w:tabs>
          <w:tab w:val="num" w:pos="709"/>
        </w:tabs>
        <w:ind w:left="709" w:hanging="709"/>
        <w:rPr>
          <w:lang w:val="en-US"/>
        </w:rPr>
      </w:pPr>
      <w:bookmarkStart w:id="312" w:name="_Toc298487552"/>
      <w:bookmarkStart w:id="313" w:name="_Toc338860446"/>
      <w:bookmarkStart w:id="314" w:name="_Ref35430152"/>
      <w:bookmarkStart w:id="315" w:name="_Ref35431131"/>
      <w:bookmarkStart w:id="316" w:name="_Toc78809138"/>
      <w:r w:rsidRPr="00444493">
        <w:rPr>
          <w:lang w:val="en-US"/>
        </w:rPr>
        <w:t>Radiated emission</w:t>
      </w:r>
      <w:bookmarkEnd w:id="312"/>
      <w:bookmarkEnd w:id="313"/>
      <w:bookmarkEnd w:id="314"/>
      <w:bookmarkEnd w:id="315"/>
      <w:bookmarkEnd w:id="316"/>
    </w:p>
    <w:p w14:paraId="72AA8CCD" w14:textId="77777777" w:rsidR="000D56B5" w:rsidRDefault="000D56B5" w:rsidP="000B47B4">
      <w:pPr>
        <w:autoSpaceDE w:val="0"/>
        <w:autoSpaceDN w:val="0"/>
        <w:adjustRightInd w:val="0"/>
        <w:ind w:right="-1"/>
        <w:jc w:val="left"/>
        <w:rPr>
          <w:lang w:val="en-US"/>
        </w:rPr>
      </w:pPr>
      <w:r w:rsidRPr="00444493">
        <w:rPr>
          <w:lang w:val="en-US"/>
        </w:rPr>
        <w:t>The emission of components shall be measured in accordance with CISPR 25 class 5 in</w:t>
      </w:r>
      <w:r w:rsidR="000B47B4" w:rsidRPr="00444493">
        <w:rPr>
          <w:lang w:val="en-US"/>
        </w:rPr>
        <w:t xml:space="preserve"> </w:t>
      </w:r>
      <w:r w:rsidRPr="00444493">
        <w:rPr>
          <w:lang w:val="en-US"/>
        </w:rPr>
        <w:t>an absorber-lined shielded (ALSE) enclosure with antennas in the frequency range of</w:t>
      </w:r>
      <w:r w:rsidR="000B47B4" w:rsidRPr="00444493">
        <w:rPr>
          <w:lang w:val="en-US"/>
        </w:rPr>
        <w:t xml:space="preserve"> </w:t>
      </w:r>
      <w:r w:rsidR="00B15A31" w:rsidRPr="00444493">
        <w:rPr>
          <w:lang w:val="en-US"/>
        </w:rPr>
        <w:t>1</w:t>
      </w:r>
      <w:r w:rsidR="0088498E">
        <w:rPr>
          <w:lang w:val="en-US"/>
        </w:rPr>
        <w:t>5</w:t>
      </w:r>
      <w:r w:rsidRPr="00444493">
        <w:rPr>
          <w:lang w:val="en-US"/>
        </w:rPr>
        <w:t>0</w:t>
      </w:r>
      <w:r w:rsidR="00CA2882" w:rsidRPr="00444493">
        <w:rPr>
          <w:lang w:val="en-US"/>
        </w:rPr>
        <w:t xml:space="preserve"> </w:t>
      </w:r>
      <w:r w:rsidRPr="00444493">
        <w:rPr>
          <w:lang w:val="en-US"/>
        </w:rPr>
        <w:t xml:space="preserve">kHz to </w:t>
      </w:r>
      <w:r w:rsidR="00F926EC">
        <w:rPr>
          <w:lang w:val="en-US"/>
        </w:rPr>
        <w:t>3</w:t>
      </w:r>
      <w:r w:rsidRPr="00444493">
        <w:rPr>
          <w:lang w:val="en-US"/>
        </w:rPr>
        <w:t xml:space="preserve">000 </w:t>
      </w:r>
      <w:proofErr w:type="spellStart"/>
      <w:r w:rsidRPr="00444493">
        <w:rPr>
          <w:lang w:val="en-US"/>
        </w:rPr>
        <w:t>MHz.</w:t>
      </w:r>
      <w:proofErr w:type="spellEnd"/>
    </w:p>
    <w:p w14:paraId="13E87FEC" w14:textId="77777777" w:rsidR="000D56B5" w:rsidRPr="00444493" w:rsidRDefault="000D56B5" w:rsidP="00436F3C">
      <w:pPr>
        <w:pStyle w:val="Heading3"/>
        <w:tabs>
          <w:tab w:val="num" w:pos="709"/>
        </w:tabs>
        <w:ind w:left="709" w:hanging="709"/>
        <w:rPr>
          <w:lang w:val="en-US"/>
        </w:rPr>
      </w:pPr>
      <w:bookmarkStart w:id="317" w:name="_Toc338860447"/>
      <w:bookmarkStart w:id="318" w:name="_Ref35428222"/>
      <w:bookmarkStart w:id="319" w:name="_Toc78809139"/>
      <w:bookmarkStart w:id="320" w:name="_Toc298487557"/>
      <w:r w:rsidRPr="00444493">
        <w:rPr>
          <w:lang w:val="en-US"/>
        </w:rPr>
        <w:t>Radiated immunity/ suscep</w:t>
      </w:r>
      <w:r w:rsidR="004E136B" w:rsidRPr="00444493">
        <w:rPr>
          <w:lang w:val="en-US"/>
        </w:rPr>
        <w:t>t</w:t>
      </w:r>
      <w:r w:rsidRPr="00444493">
        <w:rPr>
          <w:lang w:val="en-US"/>
        </w:rPr>
        <w:t>i</w:t>
      </w:r>
      <w:r w:rsidR="004E136B" w:rsidRPr="00444493">
        <w:rPr>
          <w:lang w:val="en-US"/>
        </w:rPr>
        <w:t>bi</w:t>
      </w:r>
      <w:r w:rsidRPr="00444493">
        <w:rPr>
          <w:lang w:val="en-US"/>
        </w:rPr>
        <w:t>lity</w:t>
      </w:r>
      <w:bookmarkEnd w:id="317"/>
      <w:bookmarkEnd w:id="318"/>
      <w:bookmarkEnd w:id="319"/>
    </w:p>
    <w:p w14:paraId="5980467E" w14:textId="77777777" w:rsidR="00BD04F7" w:rsidRDefault="000D56B5" w:rsidP="000B47B4">
      <w:pPr>
        <w:autoSpaceDE w:val="0"/>
        <w:autoSpaceDN w:val="0"/>
        <w:adjustRightInd w:val="0"/>
        <w:ind w:right="-1"/>
        <w:jc w:val="left"/>
        <w:rPr>
          <w:lang w:val="en-US"/>
        </w:rPr>
      </w:pPr>
      <w:r w:rsidRPr="00444493">
        <w:rPr>
          <w:lang w:val="en-US"/>
        </w:rPr>
        <w:t xml:space="preserve">This test is intended to check the immunity of the </w:t>
      </w:r>
      <w:r w:rsidR="00C5784A" w:rsidRPr="00444493">
        <w:rPr>
          <w:lang w:val="en-US"/>
        </w:rPr>
        <w:t>specimen</w:t>
      </w:r>
      <w:r w:rsidRPr="00444493">
        <w:rPr>
          <w:lang w:val="en-US"/>
        </w:rPr>
        <w:t xml:space="preserve"> to incoming radiation. Test shall</w:t>
      </w:r>
      <w:r w:rsidR="000B47B4" w:rsidRPr="00444493">
        <w:rPr>
          <w:lang w:val="en-US"/>
        </w:rPr>
        <w:t xml:space="preserve"> </w:t>
      </w:r>
      <w:r w:rsidRPr="00444493">
        <w:rPr>
          <w:lang w:val="en-US"/>
        </w:rPr>
        <w:t>be done according to</w:t>
      </w:r>
      <w:r w:rsidR="000B47B4" w:rsidRPr="00444493">
        <w:rPr>
          <w:lang w:val="en-US"/>
        </w:rPr>
        <w:t xml:space="preserve"> </w:t>
      </w:r>
      <w:r w:rsidR="00B15A31" w:rsidRPr="00444493">
        <w:rPr>
          <w:lang w:val="en-US"/>
        </w:rPr>
        <w:t>ISO</w:t>
      </w:r>
      <w:r w:rsidR="009A2C42">
        <w:rPr>
          <w:lang w:val="en-US"/>
        </w:rPr>
        <w:t xml:space="preserve"> </w:t>
      </w:r>
      <w:r w:rsidR="00B15A31" w:rsidRPr="00444493">
        <w:rPr>
          <w:lang w:val="en-US"/>
        </w:rPr>
        <w:t xml:space="preserve">11452-4 </w:t>
      </w:r>
      <w:r w:rsidR="009A2C42">
        <w:rPr>
          <w:lang w:val="en-US"/>
        </w:rPr>
        <w:t>(</w:t>
      </w:r>
      <w:r w:rsidR="00B15A31" w:rsidRPr="00444493">
        <w:rPr>
          <w:lang w:val="en-US"/>
        </w:rPr>
        <w:t>BCI</w:t>
      </w:r>
      <w:r w:rsidR="009A2C42">
        <w:rPr>
          <w:lang w:val="en-US"/>
        </w:rPr>
        <w:t>):</w:t>
      </w:r>
      <w:r w:rsidR="00B15A31" w:rsidRPr="00444493">
        <w:rPr>
          <w:lang w:val="en-US"/>
        </w:rPr>
        <w:t xml:space="preserve"> 0.</w:t>
      </w:r>
      <w:r w:rsidRPr="00444493">
        <w:rPr>
          <w:lang w:val="en-US"/>
        </w:rPr>
        <w:t>1</w:t>
      </w:r>
      <w:r w:rsidR="00CA2882" w:rsidRPr="00444493">
        <w:rPr>
          <w:lang w:val="en-US"/>
        </w:rPr>
        <w:t xml:space="preserve"> </w:t>
      </w:r>
      <w:r w:rsidRPr="00444493">
        <w:rPr>
          <w:lang w:val="en-US"/>
        </w:rPr>
        <w:t>MHz-400</w:t>
      </w:r>
      <w:r w:rsidR="00CA2882" w:rsidRPr="00444493">
        <w:rPr>
          <w:lang w:val="en-US"/>
        </w:rPr>
        <w:t xml:space="preserve"> </w:t>
      </w:r>
      <w:r w:rsidRPr="00444493">
        <w:rPr>
          <w:lang w:val="en-US"/>
        </w:rPr>
        <w:t>MHz, and</w:t>
      </w:r>
      <w:r w:rsidR="000B47B4" w:rsidRPr="00444493">
        <w:rPr>
          <w:lang w:val="en-US"/>
        </w:rPr>
        <w:t xml:space="preserve"> </w:t>
      </w:r>
      <w:r w:rsidRPr="00444493">
        <w:rPr>
          <w:lang w:val="en-US"/>
        </w:rPr>
        <w:t xml:space="preserve">ISO11452-2 </w:t>
      </w:r>
      <w:r w:rsidR="009A2C42">
        <w:rPr>
          <w:lang w:val="en-US"/>
        </w:rPr>
        <w:t>(ALSE)</w:t>
      </w:r>
      <w:r w:rsidR="00BD04F7">
        <w:rPr>
          <w:lang w:val="en-US"/>
        </w:rPr>
        <w:t>:</w:t>
      </w:r>
      <w:r w:rsidRPr="00444493">
        <w:rPr>
          <w:lang w:val="en-US"/>
        </w:rPr>
        <w:t xml:space="preserve"> 200</w:t>
      </w:r>
      <w:r w:rsidR="00CA2882" w:rsidRPr="00444493">
        <w:rPr>
          <w:lang w:val="en-US"/>
        </w:rPr>
        <w:t xml:space="preserve"> </w:t>
      </w:r>
      <w:r w:rsidRPr="00444493">
        <w:rPr>
          <w:lang w:val="en-US"/>
        </w:rPr>
        <w:t>MHz-</w:t>
      </w:r>
      <w:r w:rsidR="00BD04F7">
        <w:rPr>
          <w:lang w:val="en-US"/>
        </w:rPr>
        <w:t>12.4</w:t>
      </w:r>
      <w:r w:rsidR="00CA2882" w:rsidRPr="00444493">
        <w:rPr>
          <w:lang w:val="en-US"/>
        </w:rPr>
        <w:t xml:space="preserve"> </w:t>
      </w:r>
      <w:r w:rsidR="00BD04F7">
        <w:rPr>
          <w:lang w:val="en-US"/>
        </w:rPr>
        <w:t>G</w:t>
      </w:r>
      <w:r w:rsidR="00456CAC" w:rsidRPr="00444493">
        <w:rPr>
          <w:lang w:val="en-US"/>
        </w:rPr>
        <w:t>Hz</w:t>
      </w:r>
      <w:r w:rsidR="00F70C33" w:rsidRPr="00444493">
        <w:rPr>
          <w:lang w:val="en-US"/>
        </w:rPr>
        <w:t>.</w:t>
      </w:r>
    </w:p>
    <w:p w14:paraId="291D2DBC" w14:textId="77777777" w:rsidR="000D56B5" w:rsidRPr="00444493" w:rsidRDefault="000D56B5" w:rsidP="00C9360D">
      <w:pPr>
        <w:pStyle w:val="Heading3"/>
        <w:tabs>
          <w:tab w:val="num" w:pos="709"/>
        </w:tabs>
        <w:ind w:left="709"/>
        <w:rPr>
          <w:lang w:val="en-US"/>
        </w:rPr>
      </w:pPr>
      <w:bookmarkStart w:id="321" w:name="_Toc298487563"/>
      <w:bookmarkStart w:id="322" w:name="_Toc338860448"/>
      <w:bookmarkStart w:id="323" w:name="_Toc78809140"/>
      <w:bookmarkEnd w:id="320"/>
      <w:r w:rsidRPr="00444493">
        <w:rPr>
          <w:lang w:val="en-US"/>
        </w:rPr>
        <w:t>Immunity to electrostatic discharge</w:t>
      </w:r>
      <w:bookmarkEnd w:id="321"/>
      <w:bookmarkEnd w:id="322"/>
      <w:bookmarkEnd w:id="323"/>
    </w:p>
    <w:p w14:paraId="5F705698" w14:textId="77777777" w:rsidR="000D56B5" w:rsidRPr="00444493" w:rsidRDefault="000D56B5" w:rsidP="000B47B4">
      <w:pPr>
        <w:autoSpaceDE w:val="0"/>
        <w:autoSpaceDN w:val="0"/>
        <w:adjustRightInd w:val="0"/>
        <w:ind w:right="-1"/>
        <w:jc w:val="left"/>
        <w:rPr>
          <w:lang w:val="en-US"/>
        </w:rPr>
      </w:pPr>
      <w:r w:rsidRPr="00444493">
        <w:rPr>
          <w:lang w:val="en-US"/>
        </w:rPr>
        <w:t>This test shall check the electrostatic discharge immunity of components. They are</w:t>
      </w:r>
      <w:r w:rsidR="000B47B4" w:rsidRPr="00444493">
        <w:rPr>
          <w:lang w:val="en-US"/>
        </w:rPr>
        <w:t xml:space="preserve"> </w:t>
      </w:r>
      <w:r w:rsidRPr="00444493">
        <w:rPr>
          <w:lang w:val="en-US"/>
        </w:rPr>
        <w:t xml:space="preserve">expected to be produced by operators during storage, handling, </w:t>
      </w:r>
      <w:proofErr w:type="gramStart"/>
      <w:r w:rsidRPr="00444493">
        <w:rPr>
          <w:lang w:val="en-US"/>
        </w:rPr>
        <w:t>assembly</w:t>
      </w:r>
      <w:proofErr w:type="gramEnd"/>
      <w:r w:rsidRPr="00444493">
        <w:rPr>
          <w:lang w:val="en-US"/>
        </w:rPr>
        <w:t xml:space="preserve"> and</w:t>
      </w:r>
      <w:r w:rsidR="000B47B4" w:rsidRPr="00444493">
        <w:rPr>
          <w:lang w:val="en-US"/>
        </w:rPr>
        <w:t xml:space="preserve"> </w:t>
      </w:r>
      <w:r w:rsidRPr="00444493">
        <w:rPr>
          <w:lang w:val="en-US"/>
        </w:rPr>
        <w:t>maintenance, checked with unpowered test. The ESD produced by occupants in or near</w:t>
      </w:r>
      <w:r w:rsidR="000B47B4" w:rsidRPr="00444493">
        <w:rPr>
          <w:lang w:val="en-US"/>
        </w:rPr>
        <w:t xml:space="preserve"> </w:t>
      </w:r>
      <w:r w:rsidRPr="00444493">
        <w:rPr>
          <w:lang w:val="en-US"/>
        </w:rPr>
        <w:t xml:space="preserve">the vehicle and customer service operation will be tested with powered </w:t>
      </w:r>
      <w:r w:rsidR="00F70C33" w:rsidRPr="00444493">
        <w:rPr>
          <w:lang w:val="en-US"/>
        </w:rPr>
        <w:t>specimen</w:t>
      </w:r>
      <w:r w:rsidRPr="00444493">
        <w:rPr>
          <w:lang w:val="en-US"/>
        </w:rPr>
        <w:t>.</w:t>
      </w:r>
      <w:r w:rsidR="000B47B4" w:rsidRPr="00444493">
        <w:rPr>
          <w:lang w:val="en-US"/>
        </w:rPr>
        <w:t xml:space="preserve"> </w:t>
      </w:r>
      <w:r w:rsidRPr="00444493">
        <w:rPr>
          <w:lang w:val="en-US"/>
        </w:rPr>
        <w:t>The electrostatic discharge immunity test procedure shall be carried out using ISO 10605</w:t>
      </w:r>
      <w:r w:rsidR="000B47B4" w:rsidRPr="00444493">
        <w:rPr>
          <w:lang w:val="en-US"/>
        </w:rPr>
        <w:t xml:space="preserve"> </w:t>
      </w:r>
      <w:r w:rsidRPr="00444493">
        <w:rPr>
          <w:lang w:val="en-US"/>
        </w:rPr>
        <w:t>for handling test (unpowered) and ISO 10605 for the operating test (powered) with the</w:t>
      </w:r>
      <w:r w:rsidR="000B47B4" w:rsidRPr="00444493">
        <w:rPr>
          <w:lang w:val="en-US"/>
        </w:rPr>
        <w:t xml:space="preserve"> </w:t>
      </w:r>
      <w:r w:rsidRPr="00444493">
        <w:rPr>
          <w:lang w:val="en-US"/>
        </w:rPr>
        <w:t>following conditions and requirements.</w:t>
      </w:r>
    </w:p>
    <w:p w14:paraId="73B6E221" w14:textId="77777777" w:rsidR="005B2C2A" w:rsidRPr="00444493" w:rsidRDefault="005B2C2A" w:rsidP="005B2C2A">
      <w:pPr>
        <w:autoSpaceDE w:val="0"/>
        <w:autoSpaceDN w:val="0"/>
        <w:adjustRightInd w:val="0"/>
        <w:ind w:right="-1"/>
        <w:jc w:val="left"/>
        <w:rPr>
          <w:lang w:val="en-US"/>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526"/>
        <w:gridCol w:w="2268"/>
        <w:gridCol w:w="2268"/>
        <w:gridCol w:w="2693"/>
      </w:tblGrid>
      <w:tr w:rsidR="005B2C2A" w:rsidRPr="00444493" w14:paraId="032F0F65" w14:textId="77777777" w:rsidTr="001E529E">
        <w:tc>
          <w:tcPr>
            <w:tcW w:w="1526" w:type="dxa"/>
            <w:tcBorders>
              <w:top w:val="single" w:sz="4" w:space="0" w:color="auto"/>
              <w:bottom w:val="single" w:sz="12" w:space="0" w:color="auto"/>
              <w:right w:val="single" w:sz="12" w:space="0" w:color="auto"/>
            </w:tcBorders>
            <w:shd w:val="clear" w:color="auto" w:fill="D9D9D9"/>
          </w:tcPr>
          <w:p w14:paraId="4A0DEED2" w14:textId="77777777" w:rsidR="005B2C2A" w:rsidRPr="00444493" w:rsidRDefault="005B2C2A" w:rsidP="001E529E">
            <w:pPr>
              <w:ind w:right="-1"/>
              <w:jc w:val="center"/>
              <w:rPr>
                <w:b/>
                <w:bCs/>
                <w:lang w:val="en-US"/>
              </w:rPr>
            </w:pPr>
            <w:r w:rsidRPr="00444493">
              <w:rPr>
                <w:b/>
                <w:bCs/>
                <w:lang w:val="en-US"/>
              </w:rPr>
              <w:t xml:space="preserve">Test </w:t>
            </w:r>
          </w:p>
        </w:tc>
        <w:tc>
          <w:tcPr>
            <w:tcW w:w="2268" w:type="dxa"/>
            <w:tcBorders>
              <w:top w:val="single" w:sz="4" w:space="0" w:color="auto"/>
              <w:left w:val="single" w:sz="12" w:space="0" w:color="auto"/>
              <w:bottom w:val="single" w:sz="12" w:space="0" w:color="auto"/>
            </w:tcBorders>
            <w:shd w:val="clear" w:color="auto" w:fill="D9D9D9"/>
          </w:tcPr>
          <w:p w14:paraId="138FB83F" w14:textId="77777777" w:rsidR="005B2C2A" w:rsidRPr="00444493" w:rsidRDefault="005B2C2A" w:rsidP="001E529E">
            <w:pPr>
              <w:ind w:right="-1"/>
              <w:jc w:val="center"/>
              <w:rPr>
                <w:b/>
                <w:bCs/>
                <w:lang w:val="en-US"/>
              </w:rPr>
            </w:pPr>
            <w:r w:rsidRPr="00444493">
              <w:rPr>
                <w:b/>
                <w:bCs/>
                <w:lang w:val="en-US"/>
              </w:rPr>
              <w:t>Direct contact</w:t>
            </w:r>
          </w:p>
          <w:p w14:paraId="0B9C0715" w14:textId="77777777" w:rsidR="005B2C2A" w:rsidRPr="00444493" w:rsidRDefault="005B2C2A" w:rsidP="001E529E">
            <w:pPr>
              <w:ind w:right="-1"/>
              <w:jc w:val="center"/>
              <w:rPr>
                <w:b/>
                <w:bCs/>
                <w:lang w:val="en-US"/>
              </w:rPr>
            </w:pPr>
            <w:r w:rsidRPr="00444493">
              <w:rPr>
                <w:b/>
                <w:bCs/>
                <w:lang w:val="en-US"/>
              </w:rPr>
              <w:t>Discharge sequence</w:t>
            </w:r>
          </w:p>
        </w:tc>
        <w:tc>
          <w:tcPr>
            <w:tcW w:w="2268" w:type="dxa"/>
            <w:tcBorders>
              <w:top w:val="single" w:sz="4" w:space="0" w:color="auto"/>
              <w:bottom w:val="single" w:sz="12" w:space="0" w:color="auto"/>
            </w:tcBorders>
            <w:shd w:val="clear" w:color="auto" w:fill="D9D9D9"/>
          </w:tcPr>
          <w:p w14:paraId="7BC85AF6" w14:textId="77777777" w:rsidR="005B2C2A" w:rsidRPr="00444493" w:rsidRDefault="005B2C2A" w:rsidP="001E529E">
            <w:pPr>
              <w:ind w:right="-1"/>
              <w:jc w:val="center"/>
              <w:rPr>
                <w:b/>
                <w:bCs/>
                <w:lang w:val="en-US"/>
              </w:rPr>
            </w:pPr>
            <w:r w:rsidRPr="00444493">
              <w:rPr>
                <w:b/>
                <w:bCs/>
                <w:lang w:val="en-US"/>
              </w:rPr>
              <w:t>Air contact</w:t>
            </w:r>
          </w:p>
          <w:p w14:paraId="50568142" w14:textId="77777777" w:rsidR="005B2C2A" w:rsidRPr="00444493" w:rsidRDefault="005B2C2A" w:rsidP="001E529E">
            <w:pPr>
              <w:ind w:right="-1"/>
              <w:jc w:val="center"/>
              <w:rPr>
                <w:b/>
                <w:bCs/>
                <w:lang w:val="en-US"/>
              </w:rPr>
            </w:pPr>
            <w:r w:rsidRPr="00444493">
              <w:rPr>
                <w:b/>
                <w:bCs/>
                <w:lang w:val="en-US"/>
              </w:rPr>
              <w:t>Discharge sequence</w:t>
            </w:r>
          </w:p>
        </w:tc>
        <w:tc>
          <w:tcPr>
            <w:tcW w:w="2693" w:type="dxa"/>
            <w:tcBorders>
              <w:top w:val="single" w:sz="4" w:space="0" w:color="auto"/>
              <w:bottom w:val="single" w:sz="12" w:space="0" w:color="auto"/>
            </w:tcBorders>
            <w:shd w:val="clear" w:color="auto" w:fill="D9D9D9"/>
          </w:tcPr>
          <w:p w14:paraId="21A99E6A" w14:textId="77777777" w:rsidR="005B2C2A" w:rsidRPr="00444493" w:rsidRDefault="005B2C2A" w:rsidP="001E529E">
            <w:pPr>
              <w:ind w:right="-1"/>
              <w:jc w:val="center"/>
              <w:rPr>
                <w:b/>
                <w:bCs/>
                <w:lang w:val="en-US"/>
              </w:rPr>
            </w:pPr>
            <w:r w:rsidRPr="00444493">
              <w:rPr>
                <w:b/>
                <w:bCs/>
                <w:lang w:val="en-US"/>
              </w:rPr>
              <w:t>Specifications</w:t>
            </w:r>
          </w:p>
        </w:tc>
      </w:tr>
      <w:tr w:rsidR="005B2C2A" w:rsidRPr="00444493" w14:paraId="0B7B992F" w14:textId="77777777" w:rsidTr="001E529E">
        <w:tc>
          <w:tcPr>
            <w:tcW w:w="1526" w:type="dxa"/>
            <w:vMerge w:val="restart"/>
            <w:tcBorders>
              <w:top w:val="single" w:sz="12" w:space="0" w:color="auto"/>
              <w:right w:val="single" w:sz="12" w:space="0" w:color="auto"/>
            </w:tcBorders>
            <w:shd w:val="clear" w:color="auto" w:fill="auto"/>
          </w:tcPr>
          <w:p w14:paraId="3F6E42B9" w14:textId="77777777" w:rsidR="005B2C2A" w:rsidRPr="00444493" w:rsidRDefault="005B2C2A" w:rsidP="001E529E">
            <w:pPr>
              <w:ind w:right="-1"/>
              <w:jc w:val="left"/>
              <w:rPr>
                <w:bCs/>
                <w:lang w:val="en-US"/>
              </w:rPr>
            </w:pPr>
            <w:r w:rsidRPr="00444493">
              <w:rPr>
                <w:bCs/>
                <w:lang w:val="en-US"/>
              </w:rPr>
              <w:t xml:space="preserve">Unpowered tests </w:t>
            </w:r>
          </w:p>
          <w:p w14:paraId="0402936C" w14:textId="77777777" w:rsidR="005B2C2A" w:rsidRPr="00444493" w:rsidRDefault="005B2C2A" w:rsidP="001E529E">
            <w:pPr>
              <w:ind w:right="-1"/>
              <w:jc w:val="left"/>
              <w:rPr>
                <w:bCs/>
                <w:lang w:val="en-US"/>
              </w:rPr>
            </w:pPr>
            <w:r w:rsidRPr="00444493">
              <w:rPr>
                <w:bCs/>
                <w:lang w:val="en-US"/>
              </w:rPr>
              <w:t>(</w:t>
            </w:r>
            <w:proofErr w:type="gramStart"/>
            <w:r w:rsidRPr="00444493">
              <w:rPr>
                <w:bCs/>
                <w:lang w:val="en-US"/>
              </w:rPr>
              <w:t>handling</w:t>
            </w:r>
            <w:proofErr w:type="gramEnd"/>
            <w:r w:rsidRPr="00444493">
              <w:rPr>
                <w:bCs/>
                <w:lang w:val="en-US"/>
              </w:rPr>
              <w:t xml:space="preserve"> test)</w:t>
            </w:r>
          </w:p>
        </w:tc>
        <w:tc>
          <w:tcPr>
            <w:tcW w:w="2268" w:type="dxa"/>
            <w:tcBorders>
              <w:top w:val="single" w:sz="12" w:space="0" w:color="auto"/>
              <w:left w:val="single" w:sz="12" w:space="0" w:color="auto"/>
              <w:bottom w:val="single" w:sz="6" w:space="0" w:color="auto"/>
            </w:tcBorders>
            <w:shd w:val="clear" w:color="auto" w:fill="auto"/>
          </w:tcPr>
          <w:p w14:paraId="71DE430A" w14:textId="77777777" w:rsidR="005B2C2A" w:rsidRPr="00444493" w:rsidRDefault="005B2C2A" w:rsidP="001E529E">
            <w:pPr>
              <w:autoSpaceDE w:val="0"/>
              <w:autoSpaceDN w:val="0"/>
              <w:adjustRightInd w:val="0"/>
              <w:ind w:right="0"/>
              <w:jc w:val="center"/>
              <w:rPr>
                <w:b/>
                <w:bCs/>
                <w:lang w:val="en-US"/>
              </w:rPr>
            </w:pPr>
            <w:r w:rsidRPr="00444493">
              <w:rPr>
                <w:b/>
                <w:bCs/>
                <w:lang w:val="en-US"/>
              </w:rPr>
              <w:t>± 4 / 8 KV</w:t>
            </w:r>
          </w:p>
          <w:p w14:paraId="76BEC84C" w14:textId="77777777" w:rsidR="005B2C2A" w:rsidRPr="00444493" w:rsidRDefault="005B2C2A" w:rsidP="001E529E">
            <w:pPr>
              <w:ind w:right="-1"/>
              <w:jc w:val="left"/>
              <w:rPr>
                <w:bCs/>
                <w:lang w:val="en-US"/>
              </w:rPr>
            </w:pPr>
            <w:r w:rsidRPr="00444493">
              <w:rPr>
                <w:bCs/>
                <w:lang w:val="en-US"/>
              </w:rPr>
              <w:t>On each connector pin and conductive surfaces of the equipment</w:t>
            </w:r>
          </w:p>
        </w:tc>
        <w:tc>
          <w:tcPr>
            <w:tcW w:w="2268" w:type="dxa"/>
            <w:tcBorders>
              <w:top w:val="single" w:sz="12" w:space="0" w:color="auto"/>
              <w:bottom w:val="single" w:sz="6" w:space="0" w:color="auto"/>
            </w:tcBorders>
            <w:shd w:val="clear" w:color="auto" w:fill="auto"/>
          </w:tcPr>
          <w:p w14:paraId="1016FA95" w14:textId="77777777" w:rsidR="005B2C2A" w:rsidRPr="00444493" w:rsidRDefault="005B2C2A" w:rsidP="001E529E">
            <w:pPr>
              <w:autoSpaceDE w:val="0"/>
              <w:autoSpaceDN w:val="0"/>
              <w:adjustRightInd w:val="0"/>
              <w:ind w:right="0"/>
              <w:jc w:val="center"/>
              <w:rPr>
                <w:b/>
                <w:bCs/>
                <w:lang w:val="en-US"/>
              </w:rPr>
            </w:pPr>
            <w:r w:rsidRPr="00444493">
              <w:rPr>
                <w:b/>
                <w:bCs/>
                <w:lang w:val="en-US"/>
              </w:rPr>
              <w:t>± 4 / 8 / 15 KV</w:t>
            </w:r>
          </w:p>
          <w:p w14:paraId="5C97DA0E" w14:textId="77777777" w:rsidR="005B2C2A" w:rsidRPr="00444493" w:rsidRDefault="005B2C2A" w:rsidP="001E529E">
            <w:pPr>
              <w:ind w:right="-1"/>
              <w:jc w:val="left"/>
              <w:rPr>
                <w:bCs/>
                <w:lang w:val="en-US"/>
              </w:rPr>
            </w:pPr>
            <w:r w:rsidRPr="00444493">
              <w:rPr>
                <w:bCs/>
                <w:lang w:val="en-US"/>
              </w:rPr>
              <w:t>On all accessible points and other surfaces of the equipment</w:t>
            </w:r>
          </w:p>
        </w:tc>
        <w:tc>
          <w:tcPr>
            <w:tcW w:w="2693" w:type="dxa"/>
            <w:tcBorders>
              <w:top w:val="single" w:sz="12" w:space="0" w:color="auto"/>
              <w:bottom w:val="single" w:sz="6" w:space="0" w:color="auto"/>
            </w:tcBorders>
            <w:shd w:val="clear" w:color="auto" w:fill="auto"/>
          </w:tcPr>
          <w:p w14:paraId="48952034" w14:textId="77777777" w:rsidR="005B2C2A" w:rsidRPr="00444493" w:rsidRDefault="005B2C2A" w:rsidP="001E529E">
            <w:pPr>
              <w:ind w:right="-1"/>
              <w:jc w:val="center"/>
              <w:rPr>
                <w:bCs/>
                <w:lang w:val="en-US"/>
              </w:rPr>
            </w:pPr>
            <w:r w:rsidRPr="00444493">
              <w:rPr>
                <w:bCs/>
                <w:lang w:val="en-US"/>
              </w:rPr>
              <w:t>Supplier Test</w:t>
            </w:r>
          </w:p>
          <w:p w14:paraId="1C0151EB" w14:textId="77777777" w:rsidR="005B2C2A" w:rsidRPr="00444493" w:rsidRDefault="005B2C2A" w:rsidP="001E529E">
            <w:pPr>
              <w:ind w:right="-1"/>
              <w:jc w:val="left"/>
              <w:rPr>
                <w:bCs/>
                <w:lang w:val="en-US"/>
              </w:rPr>
            </w:pPr>
            <w:r w:rsidRPr="00444493">
              <w:rPr>
                <w:bCs/>
                <w:lang w:val="en-US"/>
              </w:rPr>
              <w:t>Sequence with a series of 10 discharges for each negative and positive level (from the lowest level to the highest level)</w:t>
            </w:r>
          </w:p>
          <w:p w14:paraId="79B074D7" w14:textId="77777777" w:rsidR="005B2C2A" w:rsidRPr="00444493" w:rsidRDefault="005B2C2A" w:rsidP="001E529E">
            <w:pPr>
              <w:ind w:right="-1"/>
              <w:jc w:val="left"/>
              <w:rPr>
                <w:bCs/>
                <w:lang w:val="en-US"/>
              </w:rPr>
            </w:pPr>
            <w:r w:rsidRPr="00444493">
              <w:rPr>
                <w:bCs/>
                <w:lang w:val="en-US"/>
              </w:rPr>
              <w:t>Intervals between each discharge: 5 s minimum</w:t>
            </w:r>
          </w:p>
          <w:p w14:paraId="017F5F75" w14:textId="77777777" w:rsidR="005B2C2A" w:rsidRPr="00444493" w:rsidRDefault="005B2C2A" w:rsidP="001E529E">
            <w:pPr>
              <w:ind w:right="-1"/>
              <w:jc w:val="left"/>
              <w:rPr>
                <w:bCs/>
                <w:lang w:val="en-US"/>
              </w:rPr>
            </w:pPr>
            <w:r w:rsidRPr="00444493">
              <w:rPr>
                <w:bCs/>
                <w:lang w:val="en-US"/>
              </w:rPr>
              <w:t xml:space="preserve">Network: R = 330 Ω, </w:t>
            </w:r>
          </w:p>
          <w:p w14:paraId="0E7DCF05" w14:textId="77777777" w:rsidR="005B2C2A" w:rsidRPr="00444493" w:rsidRDefault="005B2C2A" w:rsidP="001E529E">
            <w:pPr>
              <w:ind w:right="-1"/>
              <w:jc w:val="center"/>
              <w:rPr>
                <w:bCs/>
                <w:lang w:val="en-US"/>
              </w:rPr>
            </w:pPr>
            <w:r w:rsidRPr="00444493">
              <w:rPr>
                <w:bCs/>
                <w:lang w:val="en-US"/>
              </w:rPr>
              <w:t xml:space="preserve">   C = 150 pF</w:t>
            </w:r>
          </w:p>
        </w:tc>
      </w:tr>
      <w:tr w:rsidR="005B2C2A" w:rsidRPr="00E6669A" w14:paraId="1B60BDCD" w14:textId="77777777" w:rsidTr="001E529E">
        <w:tc>
          <w:tcPr>
            <w:tcW w:w="1526" w:type="dxa"/>
            <w:vMerge/>
            <w:tcBorders>
              <w:right w:val="single" w:sz="12" w:space="0" w:color="auto"/>
            </w:tcBorders>
            <w:shd w:val="clear" w:color="auto" w:fill="auto"/>
          </w:tcPr>
          <w:p w14:paraId="1FB05F0E" w14:textId="77777777" w:rsidR="005B2C2A" w:rsidRPr="00444493" w:rsidRDefault="005B2C2A" w:rsidP="001E529E">
            <w:pPr>
              <w:ind w:right="-1"/>
              <w:jc w:val="center"/>
              <w:rPr>
                <w:bCs/>
                <w:lang w:val="en-US"/>
              </w:rPr>
            </w:pPr>
          </w:p>
        </w:tc>
        <w:tc>
          <w:tcPr>
            <w:tcW w:w="7229" w:type="dxa"/>
            <w:gridSpan w:val="3"/>
            <w:tcBorders>
              <w:top w:val="single" w:sz="6" w:space="0" w:color="auto"/>
              <w:left w:val="single" w:sz="12" w:space="0" w:color="auto"/>
            </w:tcBorders>
            <w:shd w:val="clear" w:color="auto" w:fill="auto"/>
          </w:tcPr>
          <w:p w14:paraId="4C3B560B" w14:textId="77777777" w:rsidR="005B2C2A" w:rsidRPr="00444493" w:rsidRDefault="005B2C2A" w:rsidP="001E529E">
            <w:pPr>
              <w:ind w:right="-1"/>
              <w:jc w:val="center"/>
              <w:rPr>
                <w:bCs/>
                <w:lang w:val="en-US"/>
              </w:rPr>
            </w:pPr>
            <w:r w:rsidRPr="00444493">
              <w:rPr>
                <w:bCs/>
                <w:lang w:val="en-US"/>
              </w:rPr>
              <w:t>Requirements: functional class A after reconnection</w:t>
            </w:r>
          </w:p>
        </w:tc>
      </w:tr>
      <w:tr w:rsidR="005B2C2A" w:rsidRPr="00444493" w14:paraId="7D06C03C" w14:textId="77777777" w:rsidTr="001E529E">
        <w:tc>
          <w:tcPr>
            <w:tcW w:w="1526" w:type="dxa"/>
            <w:vMerge w:val="restart"/>
            <w:tcBorders>
              <w:right w:val="single" w:sz="12" w:space="0" w:color="auto"/>
            </w:tcBorders>
            <w:shd w:val="clear" w:color="auto" w:fill="auto"/>
          </w:tcPr>
          <w:p w14:paraId="695E1C84" w14:textId="77777777" w:rsidR="005B2C2A" w:rsidRPr="00444493" w:rsidRDefault="005B2C2A" w:rsidP="001E529E">
            <w:pPr>
              <w:ind w:right="-1"/>
              <w:jc w:val="left"/>
              <w:rPr>
                <w:bCs/>
                <w:lang w:val="en-US"/>
              </w:rPr>
            </w:pPr>
            <w:r w:rsidRPr="00444493">
              <w:rPr>
                <w:bCs/>
                <w:lang w:val="en-US"/>
              </w:rPr>
              <w:t xml:space="preserve">Powered-up </w:t>
            </w:r>
            <w:proofErr w:type="gramStart"/>
            <w:r w:rsidRPr="00444493">
              <w:rPr>
                <w:bCs/>
                <w:lang w:val="en-US"/>
              </w:rPr>
              <w:t>tests</w:t>
            </w:r>
            <w:proofErr w:type="gramEnd"/>
            <w:r w:rsidRPr="00444493">
              <w:rPr>
                <w:bCs/>
                <w:lang w:val="en-US"/>
              </w:rPr>
              <w:t xml:space="preserve"> </w:t>
            </w:r>
          </w:p>
          <w:p w14:paraId="5A78D2E3" w14:textId="77777777" w:rsidR="005B2C2A" w:rsidRPr="00444493" w:rsidRDefault="005B2C2A" w:rsidP="001E529E">
            <w:pPr>
              <w:ind w:right="-1"/>
              <w:jc w:val="left"/>
              <w:rPr>
                <w:bCs/>
                <w:lang w:val="en-US"/>
              </w:rPr>
            </w:pPr>
            <w:r w:rsidRPr="00444493">
              <w:rPr>
                <w:bCs/>
                <w:lang w:val="en-US"/>
              </w:rPr>
              <w:t>(</w:t>
            </w:r>
            <w:proofErr w:type="gramStart"/>
            <w:r w:rsidRPr="00444493">
              <w:rPr>
                <w:bCs/>
                <w:lang w:val="en-US"/>
              </w:rPr>
              <w:t>live</w:t>
            </w:r>
            <w:proofErr w:type="gramEnd"/>
            <w:r w:rsidRPr="00444493">
              <w:rPr>
                <w:bCs/>
                <w:lang w:val="en-US"/>
              </w:rPr>
              <w:t xml:space="preserve"> and loaded conditions)</w:t>
            </w:r>
          </w:p>
        </w:tc>
        <w:tc>
          <w:tcPr>
            <w:tcW w:w="2268" w:type="dxa"/>
            <w:tcBorders>
              <w:left w:val="single" w:sz="12" w:space="0" w:color="auto"/>
            </w:tcBorders>
            <w:shd w:val="clear" w:color="auto" w:fill="auto"/>
          </w:tcPr>
          <w:p w14:paraId="683F2D9F" w14:textId="77777777" w:rsidR="005B2C2A" w:rsidRPr="00444493" w:rsidRDefault="005B2C2A" w:rsidP="001E529E">
            <w:pPr>
              <w:ind w:right="-1"/>
              <w:jc w:val="center"/>
              <w:rPr>
                <w:b/>
                <w:bCs/>
                <w:lang w:val="en-US"/>
              </w:rPr>
            </w:pPr>
            <w:r w:rsidRPr="00444493">
              <w:rPr>
                <w:b/>
                <w:bCs/>
                <w:lang w:val="en-US"/>
              </w:rPr>
              <w:t>± 4 / 8 KV</w:t>
            </w:r>
          </w:p>
          <w:p w14:paraId="5AC620D3" w14:textId="77777777" w:rsidR="005B2C2A" w:rsidRPr="00444493" w:rsidRDefault="005B2C2A" w:rsidP="001E529E">
            <w:pPr>
              <w:ind w:right="-1"/>
              <w:jc w:val="left"/>
              <w:rPr>
                <w:bCs/>
                <w:lang w:val="en-US"/>
              </w:rPr>
            </w:pPr>
            <w:r w:rsidRPr="00444493">
              <w:rPr>
                <w:bCs/>
                <w:lang w:val="en-US"/>
              </w:rPr>
              <w:t>(Equipment and remote inputs/outputs)</w:t>
            </w:r>
          </w:p>
          <w:p w14:paraId="7DE6265A" w14:textId="77777777" w:rsidR="005B2C2A" w:rsidRPr="00444493" w:rsidRDefault="005B2C2A" w:rsidP="001E529E">
            <w:pPr>
              <w:ind w:right="-1"/>
              <w:jc w:val="left"/>
              <w:rPr>
                <w:bCs/>
                <w:lang w:val="en-US"/>
              </w:rPr>
            </w:pPr>
            <w:r w:rsidRPr="00444493">
              <w:rPr>
                <w:bCs/>
                <w:lang w:val="en-US"/>
              </w:rPr>
              <w:t>On all accessible points by vehicle occupants during maintenance and operation (determined in the test plan)</w:t>
            </w:r>
          </w:p>
        </w:tc>
        <w:tc>
          <w:tcPr>
            <w:tcW w:w="2268" w:type="dxa"/>
            <w:shd w:val="clear" w:color="auto" w:fill="auto"/>
          </w:tcPr>
          <w:p w14:paraId="015A3386" w14:textId="77777777" w:rsidR="005B2C2A" w:rsidRPr="00444493" w:rsidRDefault="005B2C2A" w:rsidP="001E529E">
            <w:pPr>
              <w:autoSpaceDE w:val="0"/>
              <w:autoSpaceDN w:val="0"/>
              <w:adjustRightInd w:val="0"/>
              <w:ind w:right="0"/>
              <w:jc w:val="center"/>
              <w:rPr>
                <w:b/>
                <w:bCs/>
                <w:lang w:val="en-US"/>
              </w:rPr>
            </w:pPr>
            <w:r w:rsidRPr="00444493">
              <w:rPr>
                <w:b/>
                <w:bCs/>
                <w:lang w:val="en-US"/>
              </w:rPr>
              <w:t>± 4 / 8 / 15</w:t>
            </w:r>
            <w:r w:rsidRPr="00444493">
              <w:rPr>
                <w:b/>
                <w:bCs/>
                <w:sz w:val="13"/>
                <w:szCs w:val="13"/>
                <w:lang w:val="en-US"/>
              </w:rPr>
              <w:t xml:space="preserve"> </w:t>
            </w:r>
            <w:r w:rsidRPr="00444493">
              <w:rPr>
                <w:b/>
                <w:bCs/>
                <w:lang w:val="en-US"/>
              </w:rPr>
              <w:t>KV</w:t>
            </w:r>
          </w:p>
          <w:p w14:paraId="7C7753A6" w14:textId="77777777" w:rsidR="005B2C2A" w:rsidRPr="00444493" w:rsidRDefault="005B2C2A" w:rsidP="001E529E">
            <w:pPr>
              <w:ind w:right="-1"/>
              <w:jc w:val="left"/>
              <w:rPr>
                <w:bCs/>
                <w:lang w:val="en-US"/>
              </w:rPr>
            </w:pPr>
            <w:r w:rsidRPr="00444493">
              <w:rPr>
                <w:bCs/>
                <w:lang w:val="en-US"/>
              </w:rPr>
              <w:t>(Equipment and remote inputs/outputs)</w:t>
            </w:r>
          </w:p>
          <w:p w14:paraId="08D0FB73" w14:textId="77777777" w:rsidR="005B2C2A" w:rsidRPr="00444493" w:rsidRDefault="005B2C2A" w:rsidP="001E529E">
            <w:pPr>
              <w:ind w:right="-1"/>
              <w:jc w:val="left"/>
              <w:rPr>
                <w:bCs/>
                <w:lang w:val="en-US"/>
              </w:rPr>
            </w:pPr>
            <w:r w:rsidRPr="00444493">
              <w:rPr>
                <w:bCs/>
                <w:lang w:val="en-US"/>
              </w:rPr>
              <w:t>On all accessible points by vehicle occupants during maintenance and operation (determined in the test plan)</w:t>
            </w:r>
          </w:p>
        </w:tc>
        <w:tc>
          <w:tcPr>
            <w:tcW w:w="2693" w:type="dxa"/>
            <w:shd w:val="clear" w:color="auto" w:fill="auto"/>
          </w:tcPr>
          <w:p w14:paraId="544B1842" w14:textId="77777777" w:rsidR="005B2C2A" w:rsidRPr="00444493" w:rsidRDefault="005B2C2A" w:rsidP="001E529E">
            <w:pPr>
              <w:ind w:right="-1"/>
              <w:jc w:val="center"/>
              <w:rPr>
                <w:bCs/>
                <w:lang w:val="en-US"/>
              </w:rPr>
            </w:pPr>
            <w:r w:rsidRPr="00444493">
              <w:rPr>
                <w:bCs/>
                <w:lang w:val="en-US"/>
              </w:rPr>
              <w:t>Supplier Test</w:t>
            </w:r>
          </w:p>
          <w:p w14:paraId="5FEE7FA1" w14:textId="77777777" w:rsidR="005B2C2A" w:rsidRPr="00444493" w:rsidRDefault="005B2C2A" w:rsidP="001E529E">
            <w:pPr>
              <w:ind w:right="-1"/>
              <w:jc w:val="left"/>
              <w:rPr>
                <w:bCs/>
                <w:lang w:val="en-US"/>
              </w:rPr>
            </w:pPr>
            <w:r w:rsidRPr="00444493">
              <w:rPr>
                <w:bCs/>
                <w:lang w:val="en-US"/>
              </w:rPr>
              <w:t>Sequence with a series of 10 discharges for each negative and positive level (from the lowest to the highest level)</w:t>
            </w:r>
          </w:p>
          <w:p w14:paraId="5BA333A8" w14:textId="77777777" w:rsidR="005B2C2A" w:rsidRPr="00444493" w:rsidRDefault="005B2C2A" w:rsidP="001E529E">
            <w:pPr>
              <w:ind w:right="-1"/>
              <w:jc w:val="left"/>
              <w:rPr>
                <w:bCs/>
                <w:lang w:val="en-US"/>
              </w:rPr>
            </w:pPr>
            <w:r w:rsidRPr="00444493">
              <w:rPr>
                <w:bCs/>
                <w:lang w:val="en-US"/>
              </w:rPr>
              <w:t>Intervals between each</w:t>
            </w:r>
          </w:p>
          <w:p w14:paraId="1F018AA7" w14:textId="77777777" w:rsidR="005B2C2A" w:rsidRPr="00444493" w:rsidRDefault="005B2C2A" w:rsidP="001E529E">
            <w:pPr>
              <w:ind w:right="-1"/>
              <w:jc w:val="left"/>
              <w:rPr>
                <w:bCs/>
                <w:lang w:val="en-US"/>
              </w:rPr>
            </w:pPr>
            <w:r w:rsidRPr="00444493">
              <w:rPr>
                <w:bCs/>
                <w:lang w:val="en-US"/>
              </w:rPr>
              <w:t>discharge: 5 s minimum</w:t>
            </w:r>
          </w:p>
          <w:p w14:paraId="1930DB3F" w14:textId="77777777" w:rsidR="005B2C2A" w:rsidRPr="00444493" w:rsidRDefault="005B2C2A" w:rsidP="001E529E">
            <w:pPr>
              <w:ind w:right="-1"/>
              <w:jc w:val="left"/>
              <w:rPr>
                <w:bCs/>
                <w:lang w:val="en-US"/>
              </w:rPr>
            </w:pPr>
            <w:r w:rsidRPr="00444493">
              <w:rPr>
                <w:bCs/>
                <w:lang w:val="en-US"/>
              </w:rPr>
              <w:t>Network: R = 330 Ω</w:t>
            </w:r>
          </w:p>
          <w:p w14:paraId="0257CAAB" w14:textId="77777777" w:rsidR="005B2C2A" w:rsidRPr="00444493" w:rsidRDefault="005B2C2A" w:rsidP="001E529E">
            <w:pPr>
              <w:ind w:right="-1"/>
              <w:jc w:val="left"/>
              <w:rPr>
                <w:bCs/>
                <w:lang w:val="en-US"/>
              </w:rPr>
            </w:pPr>
            <w:r w:rsidRPr="00444493">
              <w:rPr>
                <w:bCs/>
                <w:lang w:val="en-US"/>
              </w:rPr>
              <w:tab/>
              <w:t xml:space="preserve">  C = 330 pF</w:t>
            </w:r>
          </w:p>
        </w:tc>
      </w:tr>
      <w:tr w:rsidR="005B2C2A" w:rsidRPr="00E6669A" w14:paraId="71760AD0" w14:textId="77777777" w:rsidTr="001E529E">
        <w:tc>
          <w:tcPr>
            <w:tcW w:w="1526" w:type="dxa"/>
            <w:vMerge/>
            <w:tcBorders>
              <w:right w:val="single" w:sz="12" w:space="0" w:color="auto"/>
            </w:tcBorders>
            <w:shd w:val="clear" w:color="auto" w:fill="auto"/>
          </w:tcPr>
          <w:p w14:paraId="0709ADE5" w14:textId="77777777" w:rsidR="005B2C2A" w:rsidRPr="00444493" w:rsidRDefault="005B2C2A" w:rsidP="001E529E">
            <w:pPr>
              <w:ind w:right="-1"/>
              <w:jc w:val="center"/>
              <w:rPr>
                <w:bCs/>
                <w:lang w:val="en-US"/>
              </w:rPr>
            </w:pPr>
          </w:p>
        </w:tc>
        <w:tc>
          <w:tcPr>
            <w:tcW w:w="7229" w:type="dxa"/>
            <w:gridSpan w:val="3"/>
            <w:tcBorders>
              <w:left w:val="single" w:sz="12" w:space="0" w:color="auto"/>
            </w:tcBorders>
            <w:shd w:val="clear" w:color="auto" w:fill="auto"/>
          </w:tcPr>
          <w:p w14:paraId="1960EA8F" w14:textId="77777777" w:rsidR="005B2C2A" w:rsidRPr="00444493" w:rsidRDefault="005B2C2A" w:rsidP="001E529E">
            <w:pPr>
              <w:ind w:right="-1"/>
              <w:jc w:val="left"/>
              <w:rPr>
                <w:b/>
                <w:lang w:val="en-US"/>
              </w:rPr>
            </w:pPr>
            <w:r w:rsidRPr="00064992">
              <w:rPr>
                <w:lang w:val="en-US"/>
              </w:rPr>
              <w:t>Requirements</w:t>
            </w:r>
            <w:r w:rsidRPr="00444493">
              <w:rPr>
                <w:b/>
                <w:lang w:val="en-US"/>
              </w:rPr>
              <w:t>:</w:t>
            </w:r>
          </w:p>
          <w:p w14:paraId="3613248D" w14:textId="77777777" w:rsidR="005B2C2A" w:rsidRPr="00444493" w:rsidRDefault="005B2C2A" w:rsidP="001E529E">
            <w:pPr>
              <w:ind w:right="-1"/>
              <w:jc w:val="left"/>
              <w:rPr>
                <w:bCs/>
                <w:lang w:val="en-US"/>
              </w:rPr>
            </w:pPr>
            <w:r w:rsidRPr="00444493">
              <w:rPr>
                <w:bCs/>
                <w:lang w:val="en-US"/>
              </w:rPr>
              <w:t>± 4 / 8 KV: FSC A</w:t>
            </w:r>
          </w:p>
          <w:p w14:paraId="176DFC55" w14:textId="77777777" w:rsidR="005B2C2A" w:rsidRPr="00444493" w:rsidRDefault="005B2C2A" w:rsidP="001E529E">
            <w:pPr>
              <w:ind w:right="-1"/>
              <w:jc w:val="left"/>
              <w:rPr>
                <w:rFonts w:ascii="ArialMT" w:hAnsi="ArialMT" w:cs="ArialMT"/>
                <w:lang w:val="en-US"/>
              </w:rPr>
            </w:pPr>
            <w:r w:rsidRPr="00444493">
              <w:rPr>
                <w:bCs/>
                <w:lang w:val="en-US"/>
              </w:rPr>
              <w:t>± 15 KV: FSC B</w:t>
            </w:r>
          </w:p>
        </w:tc>
      </w:tr>
    </w:tbl>
    <w:p w14:paraId="5889C7C5" w14:textId="77777777" w:rsidR="005B2C2A" w:rsidRDefault="005B2C2A" w:rsidP="000B47B4">
      <w:pPr>
        <w:autoSpaceDE w:val="0"/>
        <w:autoSpaceDN w:val="0"/>
        <w:adjustRightInd w:val="0"/>
        <w:ind w:right="-1"/>
        <w:jc w:val="left"/>
        <w:rPr>
          <w:lang w:val="en-US"/>
        </w:rPr>
      </w:pPr>
    </w:p>
    <w:p w14:paraId="38C1B44C" w14:textId="77777777" w:rsidR="005B2C2A" w:rsidRDefault="005B2C2A" w:rsidP="000B47B4">
      <w:pPr>
        <w:autoSpaceDE w:val="0"/>
        <w:autoSpaceDN w:val="0"/>
        <w:adjustRightInd w:val="0"/>
        <w:ind w:right="-1"/>
        <w:jc w:val="left"/>
        <w:rPr>
          <w:lang w:val="en-US"/>
        </w:rPr>
      </w:pPr>
      <w:r>
        <w:rPr>
          <w:lang w:val="en-US"/>
        </w:rPr>
        <w:br w:type="page"/>
      </w:r>
    </w:p>
    <w:p w14:paraId="7A2E9861" w14:textId="77777777" w:rsidR="000D56B5" w:rsidRPr="00444493" w:rsidRDefault="000D56B5" w:rsidP="008A6355">
      <w:pPr>
        <w:pStyle w:val="Heading3"/>
        <w:tabs>
          <w:tab w:val="clear" w:pos="1957"/>
          <w:tab w:val="num" w:pos="709"/>
        </w:tabs>
        <w:ind w:left="709" w:hanging="709"/>
        <w:rPr>
          <w:lang w:val="en-US"/>
        </w:rPr>
      </w:pPr>
      <w:bookmarkStart w:id="324" w:name="_Toc338860449"/>
      <w:bookmarkStart w:id="325" w:name="_Ref34835470"/>
      <w:bookmarkStart w:id="326" w:name="_Ref35427237"/>
      <w:bookmarkStart w:id="327" w:name="_Ref35428198"/>
      <w:bookmarkStart w:id="328" w:name="_Ref35430167"/>
      <w:bookmarkStart w:id="329" w:name="_Toc78809141"/>
      <w:r w:rsidRPr="00444493">
        <w:rPr>
          <w:rStyle w:val="definition2"/>
          <w:color w:val="auto"/>
          <w:sz w:val="20"/>
          <w:lang w:val="en-US"/>
        </w:rPr>
        <w:t>Immunity</w:t>
      </w:r>
      <w:r w:rsidRPr="00444493">
        <w:rPr>
          <w:lang w:val="en-US"/>
        </w:rPr>
        <w:t xml:space="preserve"> to low-frequency magnetic fields</w:t>
      </w:r>
      <w:bookmarkEnd w:id="324"/>
      <w:bookmarkEnd w:id="325"/>
      <w:bookmarkEnd w:id="326"/>
      <w:bookmarkEnd w:id="327"/>
      <w:bookmarkEnd w:id="328"/>
      <w:bookmarkEnd w:id="329"/>
    </w:p>
    <w:p w14:paraId="6898BA18" w14:textId="77777777" w:rsidR="00D41FBB" w:rsidRPr="00D86877" w:rsidRDefault="00D41FBB" w:rsidP="00F17133">
      <w:pPr>
        <w:jc w:val="left"/>
        <w:rPr>
          <w:lang w:val="en-US"/>
        </w:rPr>
      </w:pPr>
      <w:r w:rsidRPr="00D86877">
        <w:rPr>
          <w:lang w:val="en-US"/>
        </w:rPr>
        <w:t>The sensor must withstand technical magnetic fields, which occurs in the environment.</w:t>
      </w:r>
    </w:p>
    <w:p w14:paraId="46282A79" w14:textId="77777777" w:rsidR="00D41FBB" w:rsidRPr="00D86877" w:rsidRDefault="00D41FBB" w:rsidP="00F17133">
      <w:pPr>
        <w:spacing w:after="120"/>
        <w:jc w:val="left"/>
        <w:rPr>
          <w:lang w:val="en-US"/>
        </w:rPr>
      </w:pPr>
      <w:r w:rsidRPr="00D86877">
        <w:rPr>
          <w:lang w:val="en-US"/>
        </w:rPr>
        <w:t>Test is carried out in accordance with ISO 11452-8</w:t>
      </w:r>
    </w:p>
    <w:p w14:paraId="0DF23230" w14:textId="77777777" w:rsidR="00D41FBB" w:rsidRPr="00D86877" w:rsidRDefault="00D41FBB" w:rsidP="00F17133">
      <w:pPr>
        <w:spacing w:after="120"/>
        <w:jc w:val="left"/>
        <w:rPr>
          <w:lang w:val="en-US"/>
        </w:rPr>
      </w:pPr>
      <w:r w:rsidRPr="00000D5C">
        <w:rPr>
          <w:b/>
          <w:lang w:val="en-US"/>
        </w:rPr>
        <w:t>Operation mode:</w:t>
      </w:r>
      <w:r>
        <w:rPr>
          <w:lang w:val="en-US"/>
        </w:rPr>
        <w:tab/>
      </w:r>
      <w:r w:rsidRPr="00D86877">
        <w:rPr>
          <w:lang w:val="en-US"/>
        </w:rPr>
        <w:t>Normal mode</w:t>
      </w:r>
    </w:p>
    <w:p w14:paraId="1F7C00D4" w14:textId="77777777" w:rsidR="00D41FBB" w:rsidRPr="00D86877" w:rsidRDefault="00D41FBB" w:rsidP="00F17133">
      <w:pPr>
        <w:spacing w:after="120"/>
        <w:jc w:val="left"/>
        <w:rPr>
          <w:lang w:val="en-US"/>
        </w:rPr>
      </w:pPr>
      <w:r w:rsidRPr="00000D5C">
        <w:rPr>
          <w:b/>
          <w:lang w:val="en-US"/>
        </w:rPr>
        <w:t>Length of harness:</w:t>
      </w:r>
      <w:r>
        <w:rPr>
          <w:lang w:val="en-US"/>
        </w:rPr>
        <w:tab/>
      </w:r>
      <w:r w:rsidRPr="00D86877">
        <w:rPr>
          <w:lang w:val="en-US"/>
        </w:rPr>
        <w:t>maximum length of 200 cm</w:t>
      </w:r>
    </w:p>
    <w:p w14:paraId="733890FD" w14:textId="77777777" w:rsidR="00D41FBB" w:rsidRPr="00000D5C" w:rsidRDefault="00D41FBB" w:rsidP="00F17133">
      <w:pPr>
        <w:jc w:val="left"/>
        <w:rPr>
          <w:b/>
          <w:lang w:val="en-US"/>
        </w:rPr>
      </w:pPr>
      <w:r w:rsidRPr="00000D5C">
        <w:rPr>
          <w:b/>
          <w:lang w:val="en-US"/>
        </w:rPr>
        <w:t>Test parameter:</w:t>
      </w:r>
      <w:r w:rsidRPr="00000D5C">
        <w:rPr>
          <w:b/>
          <w:lang w:val="en-US"/>
        </w:rPr>
        <w:tab/>
      </w:r>
      <w:r w:rsidRPr="00000D5C">
        <w:rPr>
          <w:b/>
          <w:lang w:val="en-US"/>
        </w:rPr>
        <w:tab/>
      </w:r>
    </w:p>
    <w:p w14:paraId="5C1F4128" w14:textId="77777777" w:rsidR="00D41FBB" w:rsidRDefault="00D41FBB" w:rsidP="00F17133">
      <w:pPr>
        <w:jc w:val="left"/>
        <w:rPr>
          <w:lang w:val="en-US"/>
        </w:rPr>
      </w:pPr>
    </w:p>
    <w:p w14:paraId="36137020" w14:textId="77777777" w:rsidR="00D41FBB" w:rsidRPr="00282C7B" w:rsidRDefault="00D41FBB" w:rsidP="00F17133">
      <w:pPr>
        <w:jc w:val="left"/>
        <w:rPr>
          <w:u w:val="single"/>
          <w:lang w:val="en-US"/>
        </w:rPr>
      </w:pPr>
      <w:r w:rsidRPr="00282C7B">
        <w:rPr>
          <w:u w:val="single"/>
          <w:lang w:val="en-US"/>
        </w:rPr>
        <w:t>AC field</w:t>
      </w:r>
    </w:p>
    <w:p w14:paraId="22C1583D" w14:textId="77777777" w:rsidR="00D41FBB" w:rsidRPr="00D86877" w:rsidRDefault="00D41FBB" w:rsidP="00F17133">
      <w:pPr>
        <w:jc w:val="left"/>
        <w:rPr>
          <w:lang w:val="en-US"/>
        </w:rPr>
      </w:pPr>
      <w:r w:rsidRPr="00D86877">
        <w:rPr>
          <w:lang w:val="en-US"/>
        </w:rPr>
        <w:t>Frequency range:</w:t>
      </w:r>
      <w:r>
        <w:rPr>
          <w:lang w:val="en-US"/>
        </w:rPr>
        <w:tab/>
      </w:r>
      <w:r w:rsidRPr="00D86877">
        <w:rPr>
          <w:lang w:val="en-US"/>
        </w:rPr>
        <w:t>0.015 kHz - 150 kHz (sweep) + fixed frequencies 16 ⅔ Hz, 50 Hz and 60 Hz</w:t>
      </w:r>
    </w:p>
    <w:p w14:paraId="6E62E31D" w14:textId="77777777" w:rsidR="00D41FBB" w:rsidRPr="00D86877" w:rsidRDefault="00D41FBB" w:rsidP="00F17133">
      <w:pPr>
        <w:jc w:val="left"/>
        <w:rPr>
          <w:lang w:val="en-US"/>
        </w:rPr>
      </w:pPr>
      <w:r w:rsidRPr="00D86877">
        <w:rPr>
          <w:lang w:val="en-US"/>
        </w:rPr>
        <w:t>Test level:</w:t>
      </w:r>
      <w:r>
        <w:rPr>
          <w:lang w:val="en-US"/>
        </w:rPr>
        <w:tab/>
      </w:r>
      <w:r>
        <w:rPr>
          <w:lang w:val="en-US"/>
        </w:rPr>
        <w:tab/>
      </w:r>
      <w:r w:rsidRPr="00D86877">
        <w:rPr>
          <w:lang w:val="en-US"/>
        </w:rPr>
        <w:t>Severity IV:</w:t>
      </w:r>
    </w:p>
    <w:p w14:paraId="62AFD043" w14:textId="77777777" w:rsidR="00D41FBB" w:rsidRPr="00D86877" w:rsidRDefault="00D41FBB" w:rsidP="00F17133">
      <w:pPr>
        <w:ind w:left="1416" w:firstLine="708"/>
        <w:jc w:val="left"/>
        <w:rPr>
          <w:lang w:val="en-US"/>
        </w:rPr>
      </w:pPr>
      <w:r w:rsidRPr="00D86877">
        <w:rPr>
          <w:lang w:val="en-US"/>
        </w:rPr>
        <w:t>15 - 1000 Hz</w:t>
      </w:r>
      <w:r>
        <w:rPr>
          <w:lang w:val="en-US"/>
        </w:rPr>
        <w:tab/>
      </w:r>
      <w:r w:rsidRPr="00D86877">
        <w:rPr>
          <w:lang w:val="en-US"/>
        </w:rPr>
        <w:t>1000 A/m</w:t>
      </w:r>
    </w:p>
    <w:p w14:paraId="0DD57694" w14:textId="77777777" w:rsidR="00D41FBB" w:rsidRPr="00D86877" w:rsidRDefault="00D41FBB" w:rsidP="00F17133">
      <w:pPr>
        <w:ind w:left="1416" w:firstLine="708"/>
        <w:jc w:val="left"/>
        <w:rPr>
          <w:lang w:val="en-US"/>
        </w:rPr>
      </w:pPr>
      <w:r w:rsidRPr="00D86877">
        <w:rPr>
          <w:lang w:val="en-US"/>
        </w:rPr>
        <w:t>1 - 10 kHz</w:t>
      </w:r>
      <w:r>
        <w:rPr>
          <w:lang w:val="en-US"/>
        </w:rPr>
        <w:tab/>
      </w:r>
      <w:r w:rsidRPr="00D86877">
        <w:rPr>
          <w:lang w:val="en-US"/>
        </w:rPr>
        <w:t>1000 (f/1000</w:t>
      </w:r>
      <w:proofErr w:type="gramStart"/>
      <w:r w:rsidRPr="00D86877">
        <w:rPr>
          <w:lang w:val="en-US"/>
        </w:rPr>
        <w:t>Hz)²</w:t>
      </w:r>
      <w:proofErr w:type="gramEnd"/>
      <w:r w:rsidRPr="00D86877">
        <w:rPr>
          <w:lang w:val="en-US"/>
        </w:rPr>
        <w:t xml:space="preserve"> A/m</w:t>
      </w:r>
    </w:p>
    <w:p w14:paraId="5132D63E" w14:textId="77777777" w:rsidR="00D41FBB" w:rsidRPr="00D86877" w:rsidRDefault="00D41FBB" w:rsidP="00F17133">
      <w:pPr>
        <w:ind w:left="1416" w:firstLine="708"/>
        <w:jc w:val="left"/>
        <w:rPr>
          <w:lang w:val="en-US"/>
        </w:rPr>
      </w:pPr>
      <w:r w:rsidRPr="00D86877">
        <w:rPr>
          <w:lang w:val="en-US"/>
        </w:rPr>
        <w:t>10 - 150 kHz</w:t>
      </w:r>
      <w:r>
        <w:rPr>
          <w:lang w:val="en-US"/>
        </w:rPr>
        <w:tab/>
      </w:r>
      <w:r w:rsidRPr="00D86877">
        <w:rPr>
          <w:lang w:val="en-US"/>
        </w:rPr>
        <w:t>10A/m</w:t>
      </w:r>
    </w:p>
    <w:p w14:paraId="2651F77E" w14:textId="77777777" w:rsidR="00D41FBB" w:rsidRPr="00F17133" w:rsidRDefault="00D41FBB" w:rsidP="00F17133">
      <w:pPr>
        <w:spacing w:before="120"/>
        <w:jc w:val="left"/>
        <w:rPr>
          <w:u w:val="single"/>
          <w:lang w:val="en-US"/>
        </w:rPr>
      </w:pPr>
      <w:r w:rsidRPr="00F17133">
        <w:rPr>
          <w:u w:val="single"/>
          <w:lang w:val="en-US"/>
        </w:rPr>
        <w:t>DC field</w:t>
      </w:r>
    </w:p>
    <w:p w14:paraId="319076FD" w14:textId="77777777" w:rsidR="00D41FBB" w:rsidRPr="00D86877" w:rsidRDefault="00D41FBB" w:rsidP="00F17133">
      <w:pPr>
        <w:jc w:val="left"/>
        <w:rPr>
          <w:lang w:val="en-US"/>
        </w:rPr>
      </w:pPr>
      <w:r w:rsidRPr="00D86877">
        <w:rPr>
          <w:lang w:val="en-US"/>
        </w:rPr>
        <w:t>Test frequency:</w:t>
      </w:r>
      <w:r>
        <w:rPr>
          <w:lang w:val="en-US"/>
        </w:rPr>
        <w:tab/>
      </w:r>
      <w:r>
        <w:rPr>
          <w:lang w:val="en-US"/>
        </w:rPr>
        <w:tab/>
      </w:r>
      <w:r w:rsidRPr="00D86877">
        <w:rPr>
          <w:lang w:val="en-US"/>
        </w:rPr>
        <w:t>0 Hz</w:t>
      </w:r>
    </w:p>
    <w:p w14:paraId="0E319610" w14:textId="77777777" w:rsidR="00D41FBB" w:rsidRPr="00D86877" w:rsidRDefault="00D41FBB" w:rsidP="00F17133">
      <w:pPr>
        <w:jc w:val="left"/>
        <w:rPr>
          <w:lang w:val="en-US"/>
        </w:rPr>
      </w:pPr>
      <w:r w:rsidRPr="00D86877">
        <w:rPr>
          <w:lang w:val="en-US"/>
        </w:rPr>
        <w:t>Test level:</w:t>
      </w:r>
      <w:r>
        <w:rPr>
          <w:lang w:val="en-US"/>
        </w:rPr>
        <w:tab/>
      </w:r>
      <w:r>
        <w:rPr>
          <w:lang w:val="en-US"/>
        </w:rPr>
        <w:tab/>
        <w:t>S</w:t>
      </w:r>
      <w:r w:rsidRPr="00D86877">
        <w:rPr>
          <w:lang w:val="en-US"/>
        </w:rPr>
        <w:t>everity IV</w:t>
      </w:r>
    </w:p>
    <w:p w14:paraId="1F56A899" w14:textId="77777777" w:rsidR="00D41FBB" w:rsidRPr="00D86877" w:rsidRDefault="00D41FBB" w:rsidP="00F17133">
      <w:pPr>
        <w:ind w:left="1416" w:firstLine="708"/>
        <w:jc w:val="left"/>
        <w:rPr>
          <w:lang w:val="en-US"/>
        </w:rPr>
      </w:pPr>
      <w:r w:rsidRPr="00D86877">
        <w:rPr>
          <w:lang w:val="en-US"/>
        </w:rPr>
        <w:t>3000 A/m</w:t>
      </w:r>
    </w:p>
    <w:p w14:paraId="5A8EC5AE" w14:textId="77777777" w:rsidR="00D41FBB" w:rsidRPr="00D86877" w:rsidRDefault="00AF6703" w:rsidP="00AF6703">
      <w:pPr>
        <w:spacing w:after="120"/>
        <w:ind w:left="2124" w:right="850" w:firstLine="3"/>
        <w:jc w:val="left"/>
        <w:rPr>
          <w:lang w:val="en-US"/>
        </w:rPr>
      </w:pPr>
      <w:r>
        <w:rPr>
          <w:lang w:val="en-US"/>
        </w:rPr>
        <w:t>Optional</w:t>
      </w:r>
      <w:r w:rsidR="00D41FBB">
        <w:rPr>
          <w:lang w:val="en-US"/>
        </w:rPr>
        <w:t xml:space="preserve">: </w:t>
      </w:r>
      <w:r>
        <w:rPr>
          <w:lang w:val="en-US"/>
        </w:rPr>
        <w:t>25</w:t>
      </w:r>
      <w:r w:rsidR="00D41FBB" w:rsidRPr="00D86877">
        <w:rPr>
          <w:lang w:val="en-US"/>
        </w:rPr>
        <w:t xml:space="preserve"> </w:t>
      </w:r>
      <w:proofErr w:type="spellStart"/>
      <w:r w:rsidR="00D41FBB" w:rsidRPr="00D86877">
        <w:rPr>
          <w:lang w:val="en-US"/>
        </w:rPr>
        <w:t>mT</w:t>
      </w:r>
      <w:proofErr w:type="spellEnd"/>
      <w:r w:rsidR="00D41FBB" w:rsidRPr="00D86877">
        <w:rPr>
          <w:lang w:val="en-US"/>
        </w:rPr>
        <w:t xml:space="preserve"> (o</w:t>
      </w:r>
      <w:r w:rsidR="00D41FBB">
        <w:rPr>
          <w:lang w:val="en-US"/>
        </w:rPr>
        <w:t>r</w:t>
      </w:r>
      <w:r w:rsidR="00D41FBB" w:rsidRPr="00D86877">
        <w:rPr>
          <w:lang w:val="en-US"/>
        </w:rPr>
        <w:t xml:space="preserve"> threshold value when DUT becomes</w:t>
      </w:r>
      <w:r>
        <w:rPr>
          <w:lang w:val="en-US"/>
        </w:rPr>
        <w:t xml:space="preserve"> </w:t>
      </w:r>
      <w:r w:rsidR="00D41FBB" w:rsidRPr="00D86877">
        <w:rPr>
          <w:lang w:val="en-US"/>
        </w:rPr>
        <w:t>Status II)</w:t>
      </w:r>
    </w:p>
    <w:p w14:paraId="324284B8" w14:textId="77777777" w:rsidR="00D41FBB" w:rsidRPr="00D86877" w:rsidRDefault="00D41FBB" w:rsidP="00F17133">
      <w:pPr>
        <w:spacing w:after="120"/>
        <w:jc w:val="left"/>
        <w:rPr>
          <w:lang w:val="en-US"/>
        </w:rPr>
      </w:pPr>
      <w:r w:rsidRPr="00000D5C">
        <w:rPr>
          <w:b/>
          <w:lang w:val="en-US"/>
        </w:rPr>
        <w:t>DUT orientation:</w:t>
      </w:r>
      <w:r>
        <w:rPr>
          <w:lang w:val="en-US"/>
        </w:rPr>
        <w:tab/>
      </w:r>
      <w:r w:rsidRPr="00D86877">
        <w:rPr>
          <w:lang w:val="en-US"/>
        </w:rPr>
        <w:t>Measurement with 3 orthogonal orientations of DUT</w:t>
      </w:r>
    </w:p>
    <w:p w14:paraId="3CEA5EE3" w14:textId="77777777" w:rsidR="005B2C2A" w:rsidRDefault="00D41FBB" w:rsidP="00F17133">
      <w:pPr>
        <w:jc w:val="left"/>
        <w:rPr>
          <w:lang w:val="en-US"/>
        </w:rPr>
      </w:pPr>
      <w:r w:rsidRPr="00000D5C">
        <w:rPr>
          <w:b/>
          <w:lang w:val="en-US"/>
        </w:rPr>
        <w:t>Test procedure:</w:t>
      </w:r>
      <w:r w:rsidRPr="00000D5C">
        <w:rPr>
          <w:b/>
          <w:lang w:val="en-US"/>
        </w:rPr>
        <w:tab/>
      </w:r>
      <w:r w:rsidRPr="00D86877">
        <w:rPr>
          <w:lang w:val="en-US"/>
        </w:rPr>
        <w:t>Test can be performed either using a radiating loop (</w:t>
      </w:r>
      <w:proofErr w:type="gramStart"/>
      <w:r w:rsidRPr="00D86877">
        <w:rPr>
          <w:lang w:val="en-US"/>
        </w:rPr>
        <w:t>e.g.</w:t>
      </w:r>
      <w:proofErr w:type="gramEnd"/>
      <w:r w:rsidRPr="00D86877">
        <w:rPr>
          <w:lang w:val="en-US"/>
        </w:rPr>
        <w:t xml:space="preserve"> acc. to MIL STD 461F: 2007) or a Helmholtz coil pair. If using a radiating loop, place the DUT 5 cm in front of the loop. Focus point on DUT is the sensing element position.</w:t>
      </w:r>
      <w:r>
        <w:rPr>
          <w:lang w:val="en-US"/>
        </w:rPr>
        <w:t xml:space="preserve"> </w:t>
      </w:r>
      <w:r w:rsidRPr="00D86877">
        <w:rPr>
          <w:lang w:val="en-US"/>
        </w:rPr>
        <w:t>Apply the calibrated magnetic field with parameters as defined above. Perform the test in 3 orthogonal orientations of DUT. Monitor and record sensor signals.</w:t>
      </w:r>
    </w:p>
    <w:p w14:paraId="0646EE5B" w14:textId="77777777" w:rsidR="00700743" w:rsidRDefault="00700743" w:rsidP="00F17133">
      <w:pPr>
        <w:jc w:val="left"/>
        <w:rPr>
          <w:lang w:val="en-US"/>
        </w:rPr>
      </w:pPr>
    </w:p>
    <w:p w14:paraId="6A32BBE6" w14:textId="77777777" w:rsidR="00700743" w:rsidRDefault="00700743" w:rsidP="00F17133">
      <w:pPr>
        <w:jc w:val="left"/>
        <w:rPr>
          <w:lang w:val="en-US"/>
        </w:rPr>
      </w:pPr>
    </w:p>
    <w:p w14:paraId="375F5227" w14:textId="77777777" w:rsidR="00700743" w:rsidRDefault="00700743" w:rsidP="00F17133">
      <w:pPr>
        <w:jc w:val="left"/>
        <w:rPr>
          <w:lang w:val="en-US"/>
        </w:rPr>
      </w:pPr>
    </w:p>
    <w:p w14:paraId="5EDF75B6" w14:textId="77777777" w:rsidR="00700743" w:rsidRDefault="00700743" w:rsidP="00F17133">
      <w:pPr>
        <w:jc w:val="left"/>
        <w:rPr>
          <w:lang w:val="en-US"/>
        </w:rPr>
      </w:pPr>
    </w:p>
    <w:p w14:paraId="3DB3B543" w14:textId="77777777" w:rsidR="00700743" w:rsidRDefault="00700743" w:rsidP="00F17133">
      <w:pPr>
        <w:jc w:val="left"/>
        <w:rPr>
          <w:lang w:val="en-US"/>
        </w:rPr>
      </w:pPr>
    </w:p>
    <w:p w14:paraId="323DA5A1" w14:textId="77777777" w:rsidR="00700743" w:rsidRDefault="00700743" w:rsidP="00F17133">
      <w:pPr>
        <w:jc w:val="left"/>
        <w:rPr>
          <w:lang w:val="en-US"/>
        </w:rPr>
      </w:pPr>
    </w:p>
    <w:p w14:paraId="0207E69C" w14:textId="77777777" w:rsidR="00700743" w:rsidRDefault="00700743" w:rsidP="00F17133">
      <w:pPr>
        <w:jc w:val="left"/>
        <w:rPr>
          <w:lang w:val="en-US"/>
        </w:rPr>
      </w:pPr>
    </w:p>
    <w:p w14:paraId="0426AF57" w14:textId="77777777" w:rsidR="00700743" w:rsidRDefault="00700743" w:rsidP="00F17133">
      <w:pPr>
        <w:jc w:val="left"/>
        <w:rPr>
          <w:lang w:val="en-US"/>
        </w:rPr>
      </w:pPr>
    </w:p>
    <w:p w14:paraId="5B2146B7" w14:textId="77777777" w:rsidR="00700743" w:rsidRDefault="00700743" w:rsidP="00F17133">
      <w:pPr>
        <w:jc w:val="left"/>
        <w:rPr>
          <w:lang w:val="en-US"/>
        </w:rPr>
      </w:pPr>
    </w:p>
    <w:p w14:paraId="26A2CE76" w14:textId="77777777" w:rsidR="00700743" w:rsidRDefault="00700743" w:rsidP="00F17133">
      <w:pPr>
        <w:jc w:val="left"/>
        <w:rPr>
          <w:lang w:val="en-US"/>
        </w:rPr>
      </w:pPr>
    </w:p>
    <w:p w14:paraId="4ED75650" w14:textId="77777777" w:rsidR="00700743" w:rsidRDefault="00700743" w:rsidP="00F17133">
      <w:pPr>
        <w:jc w:val="left"/>
        <w:rPr>
          <w:lang w:val="en-US"/>
        </w:rPr>
      </w:pPr>
    </w:p>
    <w:p w14:paraId="361725E9" w14:textId="77777777" w:rsidR="00700743" w:rsidRDefault="00700743" w:rsidP="00F17133">
      <w:pPr>
        <w:jc w:val="left"/>
        <w:rPr>
          <w:lang w:val="en-US"/>
        </w:rPr>
      </w:pPr>
    </w:p>
    <w:p w14:paraId="3116363C" w14:textId="77777777" w:rsidR="00700743" w:rsidRDefault="00700743" w:rsidP="00F17133">
      <w:pPr>
        <w:jc w:val="left"/>
        <w:rPr>
          <w:lang w:val="en-US"/>
        </w:rPr>
      </w:pPr>
    </w:p>
    <w:p w14:paraId="3C2B666D" w14:textId="77777777" w:rsidR="00700743" w:rsidRDefault="00700743" w:rsidP="00F17133">
      <w:pPr>
        <w:jc w:val="left"/>
        <w:rPr>
          <w:lang w:val="en-US"/>
        </w:rPr>
      </w:pPr>
    </w:p>
    <w:p w14:paraId="68053A23" w14:textId="77777777" w:rsidR="00700743" w:rsidRDefault="00700743" w:rsidP="00F17133">
      <w:pPr>
        <w:jc w:val="left"/>
        <w:rPr>
          <w:lang w:val="en-US"/>
        </w:rPr>
      </w:pPr>
    </w:p>
    <w:p w14:paraId="2B94490D" w14:textId="77777777" w:rsidR="00700743" w:rsidRDefault="00700743" w:rsidP="00F17133">
      <w:pPr>
        <w:jc w:val="left"/>
        <w:rPr>
          <w:lang w:val="en-US"/>
        </w:rPr>
      </w:pPr>
    </w:p>
    <w:p w14:paraId="72C3469F" w14:textId="77777777" w:rsidR="00700743" w:rsidRDefault="00700743" w:rsidP="00F17133">
      <w:pPr>
        <w:jc w:val="left"/>
        <w:rPr>
          <w:lang w:val="en-US"/>
        </w:rPr>
      </w:pPr>
    </w:p>
    <w:p w14:paraId="487925DE" w14:textId="77777777" w:rsidR="00700743" w:rsidRDefault="00700743" w:rsidP="00F17133">
      <w:pPr>
        <w:jc w:val="left"/>
        <w:rPr>
          <w:lang w:val="en-US"/>
        </w:rPr>
      </w:pPr>
    </w:p>
    <w:p w14:paraId="6AAE82E6" w14:textId="77777777" w:rsidR="00700743" w:rsidRDefault="00700743" w:rsidP="00F17133">
      <w:pPr>
        <w:jc w:val="left"/>
        <w:rPr>
          <w:lang w:val="en-US"/>
        </w:rPr>
      </w:pPr>
    </w:p>
    <w:p w14:paraId="43E095CF" w14:textId="77777777" w:rsidR="00700743" w:rsidRDefault="00700743" w:rsidP="00F17133">
      <w:pPr>
        <w:jc w:val="left"/>
        <w:rPr>
          <w:lang w:val="en-US"/>
        </w:rPr>
      </w:pPr>
    </w:p>
    <w:p w14:paraId="19E00164" w14:textId="77777777" w:rsidR="00700743" w:rsidRDefault="00700743" w:rsidP="00F17133">
      <w:pPr>
        <w:jc w:val="left"/>
        <w:rPr>
          <w:lang w:val="en-US"/>
        </w:rPr>
      </w:pPr>
    </w:p>
    <w:p w14:paraId="41A20EFA" w14:textId="77777777" w:rsidR="00860850" w:rsidRDefault="00860850" w:rsidP="00F17133">
      <w:pPr>
        <w:jc w:val="left"/>
        <w:rPr>
          <w:lang w:val="en-US"/>
        </w:rPr>
      </w:pPr>
    </w:p>
    <w:p w14:paraId="012568C3" w14:textId="77777777" w:rsidR="00860850" w:rsidRDefault="00860850" w:rsidP="00860850">
      <w:pPr>
        <w:pStyle w:val="Heading3"/>
        <w:tabs>
          <w:tab w:val="clear" w:pos="1957"/>
          <w:tab w:val="num" w:pos="709"/>
        </w:tabs>
        <w:ind w:left="709" w:hanging="709"/>
        <w:rPr>
          <w:rStyle w:val="definition2"/>
          <w:color w:val="auto"/>
          <w:sz w:val="20"/>
          <w:lang w:val="en-US"/>
        </w:rPr>
      </w:pPr>
      <w:bookmarkStart w:id="330" w:name="_Toc78809142"/>
      <w:r>
        <w:rPr>
          <w:rStyle w:val="definition2"/>
          <w:color w:val="auto"/>
          <w:sz w:val="20"/>
          <w:lang w:val="en-US"/>
        </w:rPr>
        <w:t>Impact test cover unit</w:t>
      </w:r>
      <w:bookmarkEnd w:id="330"/>
    </w:p>
    <w:p w14:paraId="1330AF73" w14:textId="77777777" w:rsidR="00860850" w:rsidRPr="00860850" w:rsidRDefault="00860850" w:rsidP="00860850">
      <w:pPr>
        <w:rPr>
          <w:lang w:val="en-US"/>
        </w:rPr>
      </w:pPr>
    </w:p>
    <w:p w14:paraId="4DC78181" w14:textId="588AEC0B" w:rsidR="00860850" w:rsidRDefault="008F7465" w:rsidP="00F17133">
      <w:pPr>
        <w:jc w:val="left"/>
      </w:pPr>
      <w:r>
        <w:rPr>
          <w:noProof/>
        </w:rPr>
        <w:drawing>
          <wp:inline distT="0" distB="0" distL="0" distR="0" wp14:anchorId="6290B489" wp14:editId="52927B24">
            <wp:extent cx="4544060" cy="3422015"/>
            <wp:effectExtent l="0" t="0" r="0" b="0"/>
            <wp:docPr id="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4544060" cy="3422015"/>
                    </a:xfrm>
                    <a:prstGeom prst="rect">
                      <a:avLst/>
                    </a:prstGeom>
                    <a:noFill/>
                    <a:ln>
                      <a:noFill/>
                    </a:ln>
                  </pic:spPr>
                </pic:pic>
              </a:graphicData>
            </a:graphic>
          </wp:inline>
        </w:drawing>
      </w:r>
    </w:p>
    <w:p w14:paraId="79C01614" w14:textId="77777777" w:rsidR="007A1741" w:rsidRDefault="007A1741" w:rsidP="00F17133">
      <w:pPr>
        <w:jc w:val="left"/>
      </w:pPr>
    </w:p>
    <w:p w14:paraId="591BE81D" w14:textId="77777777" w:rsidR="007A1741" w:rsidRDefault="007A1741" w:rsidP="00F17133">
      <w:pPr>
        <w:jc w:val="left"/>
      </w:pPr>
    </w:p>
    <w:p w14:paraId="1EA47B47" w14:textId="77777777" w:rsidR="00700743" w:rsidRPr="00B7675F" w:rsidRDefault="007A1741" w:rsidP="00F17133">
      <w:pPr>
        <w:jc w:val="left"/>
        <w:rPr>
          <w:lang w:val="en-US"/>
        </w:rPr>
      </w:pPr>
      <w:r w:rsidRPr="00B7675F">
        <w:rPr>
          <w:lang w:val="en-US"/>
        </w:rPr>
        <w:t>Location for the impact test (</w:t>
      </w:r>
      <w:proofErr w:type="gramStart"/>
      <w:r w:rsidRPr="00B7675F">
        <w:rPr>
          <w:lang w:val="en-US"/>
        </w:rPr>
        <w:t>e.g.</w:t>
      </w:r>
      <w:proofErr w:type="gramEnd"/>
      <w:r w:rsidRPr="00B7675F">
        <w:rPr>
          <w:lang w:val="en-US"/>
        </w:rPr>
        <w:t xml:space="preserve"> SN6/7 and SX7T cover unit)</w:t>
      </w:r>
    </w:p>
    <w:p w14:paraId="271A04FF" w14:textId="77777777" w:rsidR="007A1741" w:rsidRPr="007A1741" w:rsidRDefault="007A1741" w:rsidP="00F17133">
      <w:pPr>
        <w:jc w:val="left"/>
        <w:rPr>
          <w:lang w:val="en-US"/>
        </w:rPr>
      </w:pPr>
    </w:p>
    <w:p w14:paraId="2C3E78F0" w14:textId="6D705B10" w:rsidR="00700743" w:rsidRPr="007A1741" w:rsidRDefault="008F7465" w:rsidP="00F17133">
      <w:pPr>
        <w:jc w:val="left"/>
        <w:rPr>
          <w:lang w:val="en-US"/>
        </w:rPr>
      </w:pPr>
      <w:r>
        <w:rPr>
          <w:noProof/>
        </w:rPr>
        <w:drawing>
          <wp:inline distT="0" distB="0" distL="0" distR="0" wp14:anchorId="646ADCD6" wp14:editId="7B9DBD34">
            <wp:extent cx="2479675" cy="1080770"/>
            <wp:effectExtent l="0" t="0" r="0" b="0"/>
            <wp:docPr id="38"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2479675" cy="1080770"/>
                    </a:xfrm>
                    <a:prstGeom prst="rect">
                      <a:avLst/>
                    </a:prstGeom>
                    <a:noFill/>
                    <a:ln>
                      <a:noFill/>
                    </a:ln>
                  </pic:spPr>
                </pic:pic>
              </a:graphicData>
            </a:graphic>
          </wp:inline>
        </w:drawing>
      </w:r>
      <w:r>
        <w:rPr>
          <w:noProof/>
        </w:rPr>
        <w:drawing>
          <wp:inline distT="0" distB="0" distL="0" distR="0" wp14:anchorId="5DB9B938" wp14:editId="6FF316D5">
            <wp:extent cx="3117215" cy="1087755"/>
            <wp:effectExtent l="0" t="0" r="0" b="0"/>
            <wp:docPr id="3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117215" cy="1087755"/>
                    </a:xfrm>
                    <a:prstGeom prst="rect">
                      <a:avLst/>
                    </a:prstGeom>
                    <a:noFill/>
                    <a:ln>
                      <a:noFill/>
                    </a:ln>
                  </pic:spPr>
                </pic:pic>
              </a:graphicData>
            </a:graphic>
          </wp:inline>
        </w:drawing>
      </w:r>
    </w:p>
    <w:p w14:paraId="73B261E8" w14:textId="77777777" w:rsidR="00700743" w:rsidRPr="00AF6703" w:rsidRDefault="00700743" w:rsidP="00F17133">
      <w:pPr>
        <w:jc w:val="left"/>
        <w:rPr>
          <w:color w:val="FF0000"/>
          <w:lang w:val="en-US"/>
        </w:rPr>
      </w:pPr>
    </w:p>
    <w:p w14:paraId="1D62EF81" w14:textId="77777777" w:rsidR="00C9360D" w:rsidRPr="00BF7849" w:rsidRDefault="009E4EBD" w:rsidP="008725E7">
      <w:pPr>
        <w:pStyle w:val="Heading2"/>
        <w:jc w:val="left"/>
        <w:rPr>
          <w:lang w:val="en-US"/>
        </w:rPr>
      </w:pPr>
      <w:bookmarkStart w:id="331" w:name="_Ref34835406"/>
      <w:bookmarkStart w:id="332" w:name="_Toc78809143"/>
      <w:r w:rsidRPr="00BF7849">
        <w:rPr>
          <w:lang w:val="en-US"/>
        </w:rPr>
        <w:t>S</w:t>
      </w:r>
      <w:r w:rsidR="00C9360D" w:rsidRPr="00BF7849">
        <w:rPr>
          <w:lang w:val="en-US"/>
        </w:rPr>
        <w:t xml:space="preserve">ystem release </w:t>
      </w:r>
      <w:r w:rsidRPr="00BF7849">
        <w:rPr>
          <w:lang w:val="en-US"/>
        </w:rPr>
        <w:t xml:space="preserve">tests </w:t>
      </w:r>
      <w:r w:rsidR="00C9360D" w:rsidRPr="00BF7849">
        <w:rPr>
          <w:lang w:val="en-US"/>
        </w:rPr>
        <w:t>(performed by Knorr–</w:t>
      </w:r>
      <w:proofErr w:type="spellStart"/>
      <w:r w:rsidR="00C9360D" w:rsidRPr="00BF7849">
        <w:rPr>
          <w:lang w:val="en-US"/>
        </w:rPr>
        <w:t>Bremse</w:t>
      </w:r>
      <w:proofErr w:type="spellEnd"/>
      <w:r w:rsidR="00C9360D" w:rsidRPr="00BF7849">
        <w:rPr>
          <w:lang w:val="en-US"/>
        </w:rPr>
        <w:t>)</w:t>
      </w:r>
      <w:bookmarkEnd w:id="331"/>
      <w:bookmarkEnd w:id="332"/>
    </w:p>
    <w:p w14:paraId="778AE2D4" w14:textId="77777777" w:rsidR="005B2C2A" w:rsidRDefault="007118FD" w:rsidP="002F1A50">
      <w:pPr>
        <w:ind w:right="-1"/>
        <w:jc w:val="left"/>
        <w:rPr>
          <w:lang w:val="en-US"/>
        </w:rPr>
      </w:pPr>
      <w:r w:rsidRPr="00BF7849">
        <w:rPr>
          <w:lang w:val="en-US"/>
        </w:rPr>
        <w:t xml:space="preserve">These tests will be performed with a complete disc brake system. </w:t>
      </w:r>
      <w:r w:rsidR="002D7BA5" w:rsidRPr="00BF7849">
        <w:rPr>
          <w:lang w:val="en-US"/>
        </w:rPr>
        <w:t>During the</w:t>
      </w:r>
      <w:r w:rsidRPr="00BF7849">
        <w:rPr>
          <w:lang w:val="en-US"/>
        </w:rPr>
        <w:t xml:space="preserve"> </w:t>
      </w:r>
      <w:r w:rsidR="002D7BA5" w:rsidRPr="00BF7849">
        <w:rPr>
          <w:lang w:val="en-US"/>
        </w:rPr>
        <w:t>tests the sensor is assembled into the cover</w:t>
      </w:r>
      <w:r w:rsidR="00E70C8C">
        <w:rPr>
          <w:lang w:val="en-US"/>
        </w:rPr>
        <w:t xml:space="preserve"> unit</w:t>
      </w:r>
      <w:r w:rsidR="002D7BA5" w:rsidRPr="00BF7849">
        <w:rPr>
          <w:lang w:val="en-US"/>
        </w:rPr>
        <w:t xml:space="preserve"> which is installed on the caliper of the disc brake.</w:t>
      </w:r>
    </w:p>
    <w:p w14:paraId="262CDD59" w14:textId="77777777" w:rsidR="00700743" w:rsidRDefault="00700743" w:rsidP="002F1A50">
      <w:pPr>
        <w:ind w:right="-1"/>
        <w:jc w:val="left"/>
        <w:rPr>
          <w:lang w:val="en-US"/>
        </w:rPr>
      </w:pPr>
    </w:p>
    <w:p w14:paraId="22345C67" w14:textId="77777777" w:rsidR="00700743" w:rsidRDefault="00700743" w:rsidP="002F1A50">
      <w:pPr>
        <w:ind w:right="-1"/>
        <w:jc w:val="left"/>
        <w:rPr>
          <w:lang w:val="en-US"/>
        </w:rPr>
      </w:pPr>
    </w:p>
    <w:p w14:paraId="4DC99051" w14:textId="77777777" w:rsidR="00700743" w:rsidRDefault="00700743" w:rsidP="002F1A50">
      <w:pPr>
        <w:ind w:right="-1"/>
        <w:jc w:val="left"/>
        <w:rPr>
          <w:lang w:val="en-US"/>
        </w:rPr>
      </w:pPr>
    </w:p>
    <w:p w14:paraId="48B25668" w14:textId="77777777" w:rsidR="00700743" w:rsidRDefault="00700743" w:rsidP="002F1A50">
      <w:pPr>
        <w:ind w:right="-1"/>
        <w:jc w:val="left"/>
        <w:rPr>
          <w:lang w:val="en-US"/>
        </w:rPr>
      </w:pPr>
    </w:p>
    <w:p w14:paraId="7CA9AB98" w14:textId="77777777" w:rsidR="00700743" w:rsidRDefault="00700743" w:rsidP="002F1A50">
      <w:pPr>
        <w:ind w:right="-1"/>
        <w:jc w:val="left"/>
        <w:rPr>
          <w:lang w:val="en-US"/>
        </w:rPr>
      </w:pPr>
    </w:p>
    <w:p w14:paraId="1428E1EE" w14:textId="77777777" w:rsidR="00C9360D" w:rsidRPr="00BF7849" w:rsidRDefault="00C9360D" w:rsidP="008725E7">
      <w:pPr>
        <w:pStyle w:val="Heading3"/>
        <w:tabs>
          <w:tab w:val="num" w:pos="709"/>
        </w:tabs>
        <w:ind w:left="709" w:hanging="709"/>
        <w:jc w:val="left"/>
        <w:rPr>
          <w:lang w:val="en-US"/>
        </w:rPr>
      </w:pPr>
      <w:bookmarkStart w:id="333" w:name="_Toc78809144"/>
      <w:r w:rsidRPr="00BF7849">
        <w:rPr>
          <w:lang w:val="en-US"/>
        </w:rPr>
        <w:t xml:space="preserve">Temperature cycling </w:t>
      </w:r>
      <w:r w:rsidRPr="001C00DA">
        <w:rPr>
          <w:lang w:val="en-US"/>
        </w:rPr>
        <w:t>test</w:t>
      </w:r>
      <w:r w:rsidR="00F31FCA" w:rsidRPr="001C00DA">
        <w:rPr>
          <w:lang w:val="en-US"/>
        </w:rPr>
        <w:t xml:space="preserve"> </w:t>
      </w:r>
      <w:r w:rsidR="00F31FCA" w:rsidRPr="00B7675F">
        <w:rPr>
          <w:lang w:val="en-US"/>
        </w:rPr>
        <w:t>(according Y048861)</w:t>
      </w:r>
      <w:bookmarkEnd w:id="333"/>
    </w:p>
    <w:p w14:paraId="7F7016BD" w14:textId="77777777" w:rsidR="009E4EBD" w:rsidRPr="00BF7849" w:rsidRDefault="0077138A" w:rsidP="008725E7">
      <w:pPr>
        <w:spacing w:after="120"/>
        <w:jc w:val="left"/>
        <w:rPr>
          <w:u w:val="single"/>
          <w:lang w:val="en-US"/>
        </w:rPr>
      </w:pPr>
      <w:r w:rsidRPr="00BF7849">
        <w:rPr>
          <w:u w:val="single"/>
          <w:lang w:val="en-US"/>
        </w:rPr>
        <w:t>Parameters:</w:t>
      </w:r>
    </w:p>
    <w:p w14:paraId="0A25421B" w14:textId="77777777" w:rsidR="00C9360D" w:rsidRPr="00BF7849" w:rsidRDefault="00C9360D" w:rsidP="008725E7">
      <w:pPr>
        <w:jc w:val="left"/>
        <w:rPr>
          <w:lang w:val="en-US"/>
        </w:rPr>
      </w:pPr>
      <w:r w:rsidRPr="00BF7849">
        <w:rPr>
          <w:lang w:val="en-US"/>
        </w:rPr>
        <w:t>Test according to DIN EN 600689-2-14</w:t>
      </w:r>
    </w:p>
    <w:p w14:paraId="5265B995" w14:textId="77777777" w:rsidR="00C9360D" w:rsidRPr="00BF7849" w:rsidRDefault="00C9360D" w:rsidP="008725E7">
      <w:pPr>
        <w:jc w:val="left"/>
        <w:rPr>
          <w:lang w:val="en-US"/>
        </w:rPr>
      </w:pPr>
      <w:r w:rsidRPr="00BF7849">
        <w:rPr>
          <w:lang w:val="en-US"/>
        </w:rPr>
        <w:t>Test duration: 35 cycles (one cycle 8h)</w:t>
      </w:r>
    </w:p>
    <w:p w14:paraId="238D76AD" w14:textId="77777777" w:rsidR="009E4EBD" w:rsidRPr="00BF7849" w:rsidRDefault="00C9360D" w:rsidP="008725E7">
      <w:pPr>
        <w:jc w:val="left"/>
        <w:rPr>
          <w:lang w:val="en-US"/>
        </w:rPr>
      </w:pPr>
      <w:r w:rsidRPr="00BF7849">
        <w:rPr>
          <w:lang w:val="en-US"/>
        </w:rPr>
        <w:t>Lower test temperature T</w:t>
      </w:r>
      <w:r w:rsidRPr="00BF7849">
        <w:rPr>
          <w:vertAlign w:val="subscript"/>
          <w:lang w:val="en-US"/>
        </w:rPr>
        <w:t>u</w:t>
      </w:r>
      <w:r w:rsidRPr="00BF7849">
        <w:rPr>
          <w:lang w:val="en-US"/>
        </w:rPr>
        <w:t xml:space="preserve"> = - 40°C</w:t>
      </w:r>
    </w:p>
    <w:p w14:paraId="050E93C2" w14:textId="77777777" w:rsidR="009E4EBD" w:rsidRPr="00BF7849" w:rsidRDefault="00C9360D" w:rsidP="008725E7">
      <w:pPr>
        <w:jc w:val="left"/>
        <w:rPr>
          <w:lang w:val="en-US"/>
        </w:rPr>
      </w:pPr>
      <w:r w:rsidRPr="00BF7849">
        <w:rPr>
          <w:lang w:val="en-US"/>
        </w:rPr>
        <w:t xml:space="preserve">Upper test temperature </w:t>
      </w:r>
      <w:proofErr w:type="gramStart"/>
      <w:r w:rsidRPr="00BF7849">
        <w:rPr>
          <w:lang w:val="en-US"/>
        </w:rPr>
        <w:t>T</w:t>
      </w:r>
      <w:r w:rsidRPr="00BF7849">
        <w:rPr>
          <w:vertAlign w:val="subscript"/>
          <w:lang w:val="en-US"/>
        </w:rPr>
        <w:t>o</w:t>
      </w:r>
      <w:proofErr w:type="gramEnd"/>
      <w:r w:rsidRPr="00BF7849">
        <w:rPr>
          <w:lang w:val="en-US"/>
        </w:rPr>
        <w:t xml:space="preserve"> = + 80°C</w:t>
      </w:r>
    </w:p>
    <w:p w14:paraId="1B4722D7" w14:textId="77777777" w:rsidR="00C9360D" w:rsidRPr="00BF7849" w:rsidRDefault="00C9360D" w:rsidP="008725E7">
      <w:pPr>
        <w:jc w:val="left"/>
        <w:rPr>
          <w:lang w:val="en-US"/>
        </w:rPr>
      </w:pPr>
      <w:r w:rsidRPr="00BF7849">
        <w:rPr>
          <w:lang w:val="en-US"/>
        </w:rPr>
        <w:t xml:space="preserve">relative humidity at </w:t>
      </w:r>
      <w:proofErr w:type="gramStart"/>
      <w:r w:rsidRPr="00BF7849">
        <w:rPr>
          <w:lang w:val="en-US"/>
        </w:rPr>
        <w:t>T</w:t>
      </w:r>
      <w:r w:rsidRPr="00BF7849">
        <w:rPr>
          <w:vertAlign w:val="subscript"/>
          <w:lang w:val="en-US"/>
        </w:rPr>
        <w:t xml:space="preserve">o </w:t>
      </w:r>
      <w:r w:rsidRPr="00BF7849">
        <w:rPr>
          <w:lang w:val="en-US"/>
        </w:rPr>
        <w:t xml:space="preserve"> 75</w:t>
      </w:r>
      <w:proofErr w:type="gramEnd"/>
      <w:r w:rsidRPr="00BF7849">
        <w:rPr>
          <w:lang w:val="en-US"/>
        </w:rPr>
        <w:t xml:space="preserve"> - 85 %</w:t>
      </w:r>
    </w:p>
    <w:p w14:paraId="13104FC6" w14:textId="77777777" w:rsidR="00C9360D" w:rsidRPr="00BF7849" w:rsidRDefault="00C9360D" w:rsidP="008725E7">
      <w:pPr>
        <w:jc w:val="left"/>
        <w:rPr>
          <w:lang w:val="en-US"/>
        </w:rPr>
      </w:pPr>
      <w:r w:rsidRPr="00BF7849">
        <w:rPr>
          <w:lang w:val="en-US"/>
        </w:rPr>
        <w:t xml:space="preserve">the humidity is not regulated during the temperature </w:t>
      </w:r>
      <w:proofErr w:type="gramStart"/>
      <w:r w:rsidRPr="00BF7849">
        <w:rPr>
          <w:lang w:val="en-US"/>
        </w:rPr>
        <w:t>change</w:t>
      </w:r>
      <w:proofErr w:type="gramEnd"/>
    </w:p>
    <w:p w14:paraId="73D12536" w14:textId="77777777" w:rsidR="00C9360D" w:rsidRPr="00BF7849" w:rsidRDefault="00C9360D" w:rsidP="008725E7">
      <w:pPr>
        <w:jc w:val="left"/>
        <w:rPr>
          <w:lang w:val="en-US"/>
        </w:rPr>
      </w:pPr>
      <w:r w:rsidRPr="00BF7849">
        <w:rPr>
          <w:lang w:val="en-US"/>
        </w:rPr>
        <w:t xml:space="preserve">600 applies / h=&gt; application time 1sec. / 5sec. </w:t>
      </w:r>
    </w:p>
    <w:p w14:paraId="398D70FE" w14:textId="77777777" w:rsidR="00C9360D" w:rsidRPr="00BF7849" w:rsidRDefault="00C9360D" w:rsidP="008725E7">
      <w:pPr>
        <w:jc w:val="left"/>
        <w:rPr>
          <w:lang w:val="en-US"/>
        </w:rPr>
      </w:pPr>
      <w:r w:rsidRPr="00BF7849">
        <w:rPr>
          <w:lang w:val="en-US"/>
        </w:rPr>
        <w:t xml:space="preserve">released chamber size = clamping force depends on the brake </w:t>
      </w:r>
      <w:proofErr w:type="spellStart"/>
      <w:r w:rsidRPr="00BF7849">
        <w:rPr>
          <w:lang w:val="en-US"/>
        </w:rPr>
        <w:t>typ</w:t>
      </w:r>
      <w:proofErr w:type="spellEnd"/>
    </w:p>
    <w:p w14:paraId="02349B2A" w14:textId="77777777" w:rsidR="00C9360D" w:rsidRPr="00BF7849" w:rsidRDefault="00C9360D" w:rsidP="008725E7">
      <w:pPr>
        <w:jc w:val="left"/>
        <w:rPr>
          <w:lang w:val="en-US"/>
        </w:rPr>
      </w:pPr>
    </w:p>
    <w:p w14:paraId="37315A66" w14:textId="77777777" w:rsidR="00C9360D" w:rsidRPr="00BF7849" w:rsidRDefault="00C9360D" w:rsidP="008725E7">
      <w:pPr>
        <w:jc w:val="left"/>
        <w:rPr>
          <w:lang w:val="en-US"/>
        </w:rPr>
      </w:pPr>
      <w:r w:rsidRPr="00BF7849">
        <w:rPr>
          <w:noProof/>
          <w:lang w:val="en-US"/>
        </w:rPr>
        <w:t>During the period x, the wear sensor is supplied with 5 volts.</w:t>
      </w:r>
    </w:p>
    <w:p w14:paraId="7B65C11D" w14:textId="2CEE6291" w:rsidR="00C9360D" w:rsidRPr="00BF7849" w:rsidRDefault="008F7465" w:rsidP="008725E7">
      <w:pPr>
        <w:jc w:val="left"/>
        <w:rPr>
          <w:lang w:val="en-US"/>
        </w:rPr>
      </w:pPr>
      <w:r w:rsidRPr="00BF7849">
        <w:rPr>
          <w:noProof/>
        </w:rPr>
        <w:drawing>
          <wp:inline distT="0" distB="0" distL="0" distR="0" wp14:anchorId="72A6DB40" wp14:editId="7D8330A7">
            <wp:extent cx="3816985" cy="2244725"/>
            <wp:effectExtent l="0" t="0" r="0" b="0"/>
            <wp:docPr id="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6985" cy="2244725"/>
                    </a:xfrm>
                    <a:prstGeom prst="rect">
                      <a:avLst/>
                    </a:prstGeom>
                    <a:noFill/>
                    <a:ln>
                      <a:noFill/>
                    </a:ln>
                  </pic:spPr>
                </pic:pic>
              </a:graphicData>
            </a:graphic>
          </wp:inline>
        </w:drawing>
      </w:r>
    </w:p>
    <w:p w14:paraId="09AE6003" w14:textId="77777777" w:rsidR="00C9360D" w:rsidRPr="00BF7849" w:rsidRDefault="00C9360D" w:rsidP="008725E7">
      <w:pPr>
        <w:jc w:val="left"/>
        <w:rPr>
          <w:lang w:val="en-US"/>
        </w:rPr>
      </w:pPr>
    </w:p>
    <w:p w14:paraId="01A60AEA" w14:textId="77777777" w:rsidR="00C9360D" w:rsidRPr="00BF7849" w:rsidRDefault="00C9360D" w:rsidP="008725E7">
      <w:pPr>
        <w:spacing w:after="120"/>
        <w:jc w:val="left"/>
        <w:rPr>
          <w:u w:val="single"/>
          <w:lang w:val="en-US"/>
        </w:rPr>
      </w:pPr>
      <w:r w:rsidRPr="00BF7849">
        <w:rPr>
          <w:kern w:val="28"/>
          <w:u w:val="single"/>
          <w:lang w:val="en-US"/>
        </w:rPr>
        <w:t>Purpose</w:t>
      </w:r>
      <w:r w:rsidR="0077138A" w:rsidRPr="00BF7849">
        <w:rPr>
          <w:kern w:val="28"/>
          <w:u w:val="single"/>
          <w:lang w:val="en-US"/>
        </w:rPr>
        <w:t>:</w:t>
      </w:r>
    </w:p>
    <w:p w14:paraId="59FD72D8" w14:textId="77777777" w:rsidR="00C9360D" w:rsidRPr="00BF7849" w:rsidRDefault="00C9360D" w:rsidP="002F1A50">
      <w:pPr>
        <w:ind w:right="-1"/>
        <w:jc w:val="left"/>
        <w:rPr>
          <w:lang w:val="en-US"/>
        </w:rPr>
      </w:pPr>
      <w:r w:rsidRPr="00BF7849">
        <w:rPr>
          <w:lang w:val="en-US"/>
        </w:rPr>
        <w:t xml:space="preserve">Evidence of the aging resistance of elastomers and plastics by rapid change of </w:t>
      </w:r>
      <w:r w:rsidR="008725E7" w:rsidRPr="00BF7849">
        <w:rPr>
          <w:lang w:val="en-US"/>
        </w:rPr>
        <w:t>a</w:t>
      </w:r>
      <w:r w:rsidRPr="00BF7849">
        <w:rPr>
          <w:lang w:val="en-US"/>
        </w:rPr>
        <w:t xml:space="preserve">mbient temperature. </w:t>
      </w:r>
      <w:proofErr w:type="gramStart"/>
      <w:r w:rsidRPr="00BF7849">
        <w:rPr>
          <w:lang w:val="en-US"/>
        </w:rPr>
        <w:t>In particular, a</w:t>
      </w:r>
      <w:proofErr w:type="gramEnd"/>
      <w:r w:rsidRPr="00BF7849">
        <w:rPr>
          <w:lang w:val="en-US"/>
        </w:rPr>
        <w:t xml:space="preserve"> check is carried out to determine whether the tightness or firmness of the sealing elements is guaranteed as a result of the pressure difference between the internal and external pressure and what effect the formation of condensation has on the function of the brake, including the wear sensor. The component strength of elastomers and plastics is also tested at low temperatures.</w:t>
      </w:r>
    </w:p>
    <w:p w14:paraId="6B2BBF61" w14:textId="77777777" w:rsidR="00C9360D" w:rsidRPr="00B7675F" w:rsidRDefault="0077138A" w:rsidP="008725E7">
      <w:pPr>
        <w:pStyle w:val="Heading3"/>
        <w:tabs>
          <w:tab w:val="num" w:pos="709"/>
        </w:tabs>
        <w:ind w:left="709" w:hanging="709"/>
        <w:jc w:val="left"/>
        <w:rPr>
          <w:lang w:val="en-US"/>
        </w:rPr>
      </w:pPr>
      <w:bookmarkStart w:id="334" w:name="_Toc78809145"/>
      <w:r w:rsidRPr="001C00DA">
        <w:rPr>
          <w:lang w:val="en-US"/>
        </w:rPr>
        <w:t>P</w:t>
      </w:r>
      <w:r w:rsidR="00C9360D" w:rsidRPr="001C00DA">
        <w:rPr>
          <w:lang w:val="en-US"/>
        </w:rPr>
        <w:t>rotection tes</w:t>
      </w:r>
      <w:r w:rsidR="00C9360D" w:rsidRPr="00B7675F">
        <w:rPr>
          <w:lang w:val="en-US"/>
        </w:rPr>
        <w:t>t</w:t>
      </w:r>
      <w:r w:rsidR="002D5B3B" w:rsidRPr="00B7675F">
        <w:rPr>
          <w:lang w:val="en-US"/>
        </w:rPr>
        <w:t xml:space="preserve"> (according Y048862)</w:t>
      </w:r>
      <w:bookmarkEnd w:id="334"/>
    </w:p>
    <w:p w14:paraId="0859DBA9" w14:textId="77777777" w:rsidR="00C9360D" w:rsidRPr="00BF7849" w:rsidRDefault="00C9360D" w:rsidP="002F1A50">
      <w:pPr>
        <w:ind w:right="-1"/>
        <w:jc w:val="left"/>
        <w:rPr>
          <w:lang w:val="en-US"/>
        </w:rPr>
      </w:pPr>
      <w:r w:rsidRPr="00BF7849">
        <w:rPr>
          <w:lang w:val="en-US"/>
        </w:rPr>
        <w:t>Check of tightness and adequate mechanical robustness due to cleaning-processes with standard pressure washer</w:t>
      </w:r>
    </w:p>
    <w:p w14:paraId="7A4C99C3" w14:textId="77777777" w:rsidR="00C9360D" w:rsidRPr="00BF7849" w:rsidRDefault="00C9360D" w:rsidP="008725E7">
      <w:pPr>
        <w:jc w:val="left"/>
        <w:rPr>
          <w:b/>
          <w:kern w:val="28"/>
          <w:lang w:val="en-US"/>
        </w:rPr>
      </w:pPr>
    </w:p>
    <w:p w14:paraId="67B3D6F5" w14:textId="77777777" w:rsidR="00C9360D" w:rsidRPr="00BF7849" w:rsidRDefault="00C9360D" w:rsidP="008725E7">
      <w:pPr>
        <w:spacing w:after="120"/>
        <w:jc w:val="left"/>
        <w:rPr>
          <w:kern w:val="28"/>
          <w:u w:val="single"/>
          <w:lang w:val="en-US"/>
        </w:rPr>
      </w:pPr>
      <w:r w:rsidRPr="00BF7849">
        <w:rPr>
          <w:kern w:val="28"/>
          <w:u w:val="single"/>
          <w:lang w:val="en-US"/>
        </w:rPr>
        <w:t>Purpose</w:t>
      </w:r>
      <w:r w:rsidR="0077138A" w:rsidRPr="00BF7849">
        <w:rPr>
          <w:kern w:val="28"/>
          <w:u w:val="single"/>
          <w:lang w:val="en-US"/>
        </w:rPr>
        <w:t>:</w:t>
      </w:r>
    </w:p>
    <w:p w14:paraId="794A5E6D" w14:textId="77777777" w:rsidR="00C9360D" w:rsidRPr="00BF7849" w:rsidRDefault="00C9360D" w:rsidP="005B2C2A">
      <w:pPr>
        <w:pStyle w:val="ListParagraph"/>
        <w:numPr>
          <w:ilvl w:val="0"/>
          <w:numId w:val="25"/>
        </w:numPr>
        <w:ind w:left="426" w:hanging="284"/>
        <w:rPr>
          <w:rFonts w:cs="Arial"/>
          <w:lang w:val="en-US"/>
        </w:rPr>
      </w:pPr>
      <w:r w:rsidRPr="00BF7849">
        <w:rPr>
          <w:rFonts w:cs="Arial"/>
          <w:lang w:val="en-US"/>
        </w:rPr>
        <w:t>Functionality of the brake</w:t>
      </w:r>
    </w:p>
    <w:p w14:paraId="35156B3E" w14:textId="77777777" w:rsidR="00C9360D" w:rsidRPr="00BF7849" w:rsidRDefault="00C9360D" w:rsidP="005B2C2A">
      <w:pPr>
        <w:pStyle w:val="ListParagraph"/>
        <w:numPr>
          <w:ilvl w:val="0"/>
          <w:numId w:val="25"/>
        </w:numPr>
        <w:ind w:left="426" w:hanging="284"/>
        <w:rPr>
          <w:rFonts w:cs="Arial"/>
          <w:lang w:val="en-US"/>
        </w:rPr>
      </w:pPr>
      <w:r w:rsidRPr="00BF7849">
        <w:rPr>
          <w:rFonts w:cs="Arial"/>
          <w:lang w:val="en-US"/>
        </w:rPr>
        <w:t>No mechanical damage</w:t>
      </w:r>
    </w:p>
    <w:p w14:paraId="11BFF5E1" w14:textId="77777777" w:rsidR="00C9360D" w:rsidRDefault="00C9360D" w:rsidP="005B2C2A">
      <w:pPr>
        <w:pStyle w:val="ListParagraph"/>
        <w:numPr>
          <w:ilvl w:val="0"/>
          <w:numId w:val="25"/>
        </w:numPr>
        <w:spacing w:after="0"/>
        <w:ind w:left="426" w:hanging="284"/>
        <w:rPr>
          <w:rFonts w:cs="Arial"/>
          <w:lang w:val="en-US"/>
        </w:rPr>
      </w:pPr>
      <w:r w:rsidRPr="00BF7849">
        <w:rPr>
          <w:rFonts w:cs="Arial"/>
          <w:lang w:val="en-US"/>
        </w:rPr>
        <w:t xml:space="preserve">No leakage permitted before / during and after the </w:t>
      </w:r>
      <w:proofErr w:type="gramStart"/>
      <w:r w:rsidRPr="00BF7849">
        <w:rPr>
          <w:rFonts w:cs="Arial"/>
          <w:lang w:val="en-US"/>
        </w:rPr>
        <w:t>test</w:t>
      </w:r>
      <w:proofErr w:type="gramEnd"/>
    </w:p>
    <w:p w14:paraId="0C486FBD" w14:textId="77777777" w:rsidR="00700743" w:rsidRDefault="00700743" w:rsidP="00700743">
      <w:pPr>
        <w:pStyle w:val="ListParagraph"/>
        <w:spacing w:after="0"/>
        <w:rPr>
          <w:rFonts w:cs="Arial"/>
          <w:lang w:val="en-US"/>
        </w:rPr>
      </w:pPr>
    </w:p>
    <w:p w14:paraId="51F36593" w14:textId="77777777" w:rsidR="00700743" w:rsidRDefault="00700743" w:rsidP="00700743">
      <w:pPr>
        <w:pStyle w:val="ListParagraph"/>
        <w:spacing w:after="0"/>
        <w:rPr>
          <w:rFonts w:cs="Arial"/>
          <w:lang w:val="en-US"/>
        </w:rPr>
      </w:pPr>
    </w:p>
    <w:p w14:paraId="018C8FEC" w14:textId="77777777" w:rsidR="00700743" w:rsidRDefault="00700743" w:rsidP="00700743">
      <w:pPr>
        <w:pStyle w:val="ListParagraph"/>
        <w:spacing w:after="0"/>
        <w:rPr>
          <w:rFonts w:cs="Arial"/>
          <w:lang w:val="en-US"/>
        </w:rPr>
      </w:pPr>
    </w:p>
    <w:p w14:paraId="087A0A35" w14:textId="77777777" w:rsidR="00700743" w:rsidRDefault="00700743" w:rsidP="00700743">
      <w:pPr>
        <w:pStyle w:val="ListParagraph"/>
        <w:spacing w:after="0"/>
        <w:rPr>
          <w:rFonts w:cs="Arial"/>
          <w:lang w:val="en-US"/>
        </w:rPr>
      </w:pPr>
    </w:p>
    <w:p w14:paraId="4CE652F2" w14:textId="77777777" w:rsidR="00700743" w:rsidRDefault="00700743" w:rsidP="00700743">
      <w:pPr>
        <w:pStyle w:val="ListParagraph"/>
        <w:spacing w:after="0"/>
        <w:rPr>
          <w:rFonts w:cs="Arial"/>
          <w:lang w:val="en-US"/>
        </w:rPr>
      </w:pPr>
    </w:p>
    <w:p w14:paraId="3B08DC07" w14:textId="77777777" w:rsidR="00700743" w:rsidRDefault="00700743" w:rsidP="00700743">
      <w:pPr>
        <w:pStyle w:val="ListParagraph"/>
        <w:spacing w:after="0"/>
        <w:rPr>
          <w:rFonts w:cs="Arial"/>
          <w:lang w:val="en-US"/>
        </w:rPr>
      </w:pPr>
    </w:p>
    <w:p w14:paraId="5DEDCD10" w14:textId="77777777" w:rsidR="00700743" w:rsidRDefault="00700743" w:rsidP="00700743">
      <w:pPr>
        <w:pStyle w:val="ListParagraph"/>
        <w:spacing w:after="0"/>
        <w:rPr>
          <w:rFonts w:cs="Arial"/>
          <w:lang w:val="en-US"/>
        </w:rPr>
      </w:pPr>
    </w:p>
    <w:p w14:paraId="06E0B476" w14:textId="77777777" w:rsidR="00C9360D" w:rsidRPr="00BF7849" w:rsidRDefault="0077138A" w:rsidP="008725E7">
      <w:pPr>
        <w:pStyle w:val="Heading3"/>
        <w:tabs>
          <w:tab w:val="num" w:pos="709"/>
        </w:tabs>
        <w:ind w:left="709" w:hanging="709"/>
        <w:jc w:val="left"/>
        <w:rPr>
          <w:lang w:val="en-US"/>
        </w:rPr>
      </w:pPr>
      <w:bookmarkStart w:id="335" w:name="_Toc78809146"/>
      <w:r w:rsidRPr="00BF7849">
        <w:rPr>
          <w:lang w:val="en-US"/>
        </w:rPr>
        <w:t>C</w:t>
      </w:r>
      <w:r w:rsidR="00C9360D" w:rsidRPr="00BF7849">
        <w:rPr>
          <w:lang w:val="en-US"/>
        </w:rPr>
        <w:t>ombin</w:t>
      </w:r>
      <w:r w:rsidRPr="00BF7849">
        <w:rPr>
          <w:lang w:val="en-US"/>
        </w:rPr>
        <w:t>ation</w:t>
      </w:r>
      <w:r w:rsidR="00C9360D" w:rsidRPr="00BF7849">
        <w:rPr>
          <w:lang w:val="en-US"/>
        </w:rPr>
        <w:t xml:space="preserve"> test</w:t>
      </w:r>
      <w:r w:rsidR="00F31FCA">
        <w:rPr>
          <w:lang w:val="en-US"/>
        </w:rPr>
        <w:t xml:space="preserve"> </w:t>
      </w:r>
      <w:r w:rsidR="00F31FCA" w:rsidRPr="00B7675F">
        <w:rPr>
          <w:lang w:val="en-US"/>
        </w:rPr>
        <w:t>(according Y048866)</w:t>
      </w:r>
      <w:bookmarkEnd w:id="335"/>
    </w:p>
    <w:p w14:paraId="7577B794" w14:textId="77777777" w:rsidR="00C9360D" w:rsidRPr="00BF7849" w:rsidRDefault="00C9360D" w:rsidP="002F1A50">
      <w:pPr>
        <w:ind w:right="-1"/>
        <w:jc w:val="left"/>
        <w:rPr>
          <w:lang w:val="en-US"/>
        </w:rPr>
      </w:pPr>
      <w:r w:rsidRPr="00BF7849">
        <w:rPr>
          <w:lang w:val="en-US"/>
        </w:rPr>
        <w:t xml:space="preserve">To check the tightness, corrosion behavior and static fatigue the following test are performed in sequence. </w:t>
      </w:r>
    </w:p>
    <w:p w14:paraId="0CCAA91F" w14:textId="77777777" w:rsidR="002D7BA5" w:rsidRPr="00BF7849" w:rsidRDefault="002D7BA5" w:rsidP="008725E7">
      <w:pPr>
        <w:jc w:val="left"/>
        <w:rPr>
          <w:lang w:val="en-US"/>
        </w:rPr>
      </w:pPr>
    </w:p>
    <w:p w14:paraId="55C6C395" w14:textId="77777777" w:rsidR="002D7BA5" w:rsidRPr="00BF7849" w:rsidRDefault="002D7BA5" w:rsidP="008725E7">
      <w:pPr>
        <w:spacing w:after="120"/>
        <w:jc w:val="left"/>
        <w:rPr>
          <w:u w:val="single"/>
          <w:lang w:val="en-US"/>
        </w:rPr>
      </w:pPr>
      <w:r w:rsidRPr="00BF7849">
        <w:rPr>
          <w:u w:val="single"/>
          <w:lang w:val="en-US"/>
        </w:rPr>
        <w:t>Parameters:</w:t>
      </w:r>
    </w:p>
    <w:p w14:paraId="454A033F" w14:textId="28109E11" w:rsidR="00C9360D" w:rsidRPr="00BF7849" w:rsidRDefault="008F7465" w:rsidP="008725E7">
      <w:pPr>
        <w:jc w:val="left"/>
        <w:rPr>
          <w:lang w:val="en-US"/>
        </w:rPr>
      </w:pPr>
      <w:r w:rsidRPr="00BF7849">
        <w:rPr>
          <w:noProof/>
        </w:rPr>
        <w:drawing>
          <wp:inline distT="0" distB="0" distL="0" distR="0" wp14:anchorId="06361A78" wp14:editId="60AB560A">
            <wp:extent cx="4184015" cy="2771140"/>
            <wp:effectExtent l="0" t="0" r="0" b="0"/>
            <wp:docPr id="3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4015" cy="2771140"/>
                    </a:xfrm>
                    <a:prstGeom prst="rect">
                      <a:avLst/>
                    </a:prstGeom>
                    <a:noFill/>
                    <a:ln>
                      <a:noFill/>
                    </a:ln>
                  </pic:spPr>
                </pic:pic>
              </a:graphicData>
            </a:graphic>
          </wp:inline>
        </w:drawing>
      </w:r>
    </w:p>
    <w:p w14:paraId="436B52BD" w14:textId="77777777" w:rsidR="00C9360D" w:rsidRPr="00BF7849" w:rsidRDefault="00C9360D" w:rsidP="002F1A50">
      <w:pPr>
        <w:ind w:right="-1"/>
        <w:jc w:val="left"/>
        <w:rPr>
          <w:lang w:val="en-US"/>
        </w:rPr>
      </w:pPr>
      <w:r w:rsidRPr="00BF7849">
        <w:rPr>
          <w:lang w:val="en-US"/>
        </w:rPr>
        <w:t>Heat test will be performed by 125°C and 0,5h.</w:t>
      </w:r>
    </w:p>
    <w:p w14:paraId="0752081C" w14:textId="77777777" w:rsidR="00C9360D" w:rsidRPr="00BF7849" w:rsidRDefault="00C9360D" w:rsidP="008725E7">
      <w:pPr>
        <w:jc w:val="left"/>
        <w:rPr>
          <w:lang w:val="en-US"/>
        </w:rPr>
      </w:pPr>
    </w:p>
    <w:p w14:paraId="710DDFC7" w14:textId="77777777" w:rsidR="00C9360D" w:rsidRPr="00BF7849" w:rsidRDefault="00C9360D" w:rsidP="002F1A50">
      <w:pPr>
        <w:spacing w:after="120"/>
        <w:jc w:val="left"/>
        <w:rPr>
          <w:kern w:val="28"/>
          <w:u w:val="single"/>
          <w:lang w:val="en-US"/>
        </w:rPr>
      </w:pPr>
      <w:r w:rsidRPr="00BF7849">
        <w:rPr>
          <w:kern w:val="28"/>
          <w:u w:val="single"/>
          <w:lang w:val="en-US"/>
        </w:rPr>
        <w:t>Purpose</w:t>
      </w:r>
      <w:r w:rsidR="002D7BA5" w:rsidRPr="00BF7849">
        <w:rPr>
          <w:kern w:val="28"/>
          <w:u w:val="single"/>
          <w:lang w:val="en-US"/>
        </w:rPr>
        <w:t>:</w:t>
      </w:r>
    </w:p>
    <w:p w14:paraId="3C4ECBAE" w14:textId="77777777" w:rsidR="002F1A50" w:rsidRPr="00BF7849" w:rsidRDefault="002F1A50" w:rsidP="005B2C2A">
      <w:pPr>
        <w:pStyle w:val="ListParagraph"/>
        <w:numPr>
          <w:ilvl w:val="0"/>
          <w:numId w:val="26"/>
        </w:numPr>
        <w:ind w:left="426" w:hanging="284"/>
        <w:rPr>
          <w:rFonts w:cs="Arial"/>
          <w:lang w:val="en-US"/>
        </w:rPr>
      </w:pPr>
      <w:r w:rsidRPr="00BF7849">
        <w:rPr>
          <w:rFonts w:cs="Arial"/>
          <w:lang w:val="en-US"/>
        </w:rPr>
        <w:t>Functionality of the brake</w:t>
      </w:r>
    </w:p>
    <w:p w14:paraId="35E8ABC0" w14:textId="77777777" w:rsidR="00C9360D" w:rsidRPr="00BF7849" w:rsidRDefault="00C9360D" w:rsidP="005B2C2A">
      <w:pPr>
        <w:pStyle w:val="ListParagraph"/>
        <w:numPr>
          <w:ilvl w:val="0"/>
          <w:numId w:val="26"/>
        </w:numPr>
        <w:ind w:left="426" w:hanging="284"/>
        <w:rPr>
          <w:rFonts w:cs="Arial"/>
          <w:lang w:val="en-US"/>
        </w:rPr>
      </w:pPr>
      <w:r w:rsidRPr="00BF7849">
        <w:rPr>
          <w:rFonts w:cs="Arial"/>
          <w:lang w:val="en-US"/>
        </w:rPr>
        <w:t>No mechanical damage</w:t>
      </w:r>
    </w:p>
    <w:p w14:paraId="3A11C0EA" w14:textId="77777777" w:rsidR="00C9360D" w:rsidRPr="00BF7849" w:rsidRDefault="00C9360D" w:rsidP="005B2C2A">
      <w:pPr>
        <w:pStyle w:val="ListParagraph"/>
        <w:numPr>
          <w:ilvl w:val="0"/>
          <w:numId w:val="26"/>
        </w:numPr>
        <w:spacing w:after="0"/>
        <w:ind w:left="426" w:hanging="284"/>
        <w:rPr>
          <w:rFonts w:cs="Arial"/>
          <w:lang w:val="en-US"/>
        </w:rPr>
      </w:pPr>
      <w:r w:rsidRPr="00BF7849">
        <w:rPr>
          <w:rFonts w:cs="Arial"/>
          <w:lang w:val="en-US"/>
        </w:rPr>
        <w:t xml:space="preserve">No leakage permitted before / during and after the </w:t>
      </w:r>
      <w:proofErr w:type="gramStart"/>
      <w:r w:rsidRPr="00BF7849">
        <w:rPr>
          <w:rFonts w:cs="Arial"/>
          <w:lang w:val="en-US"/>
        </w:rPr>
        <w:t>test</w:t>
      </w:r>
      <w:proofErr w:type="gramEnd"/>
    </w:p>
    <w:p w14:paraId="56229484" w14:textId="77777777" w:rsidR="00C9360D" w:rsidRPr="00BF7849" w:rsidRDefault="0077138A" w:rsidP="008725E7">
      <w:pPr>
        <w:pStyle w:val="Heading3"/>
        <w:tabs>
          <w:tab w:val="num" w:pos="709"/>
        </w:tabs>
        <w:ind w:left="709" w:hanging="709"/>
        <w:jc w:val="left"/>
        <w:rPr>
          <w:lang w:val="en-US"/>
        </w:rPr>
      </w:pPr>
      <w:bookmarkStart w:id="336" w:name="_Toc78809147"/>
      <w:r w:rsidRPr="00BF7849">
        <w:rPr>
          <w:lang w:val="en-US"/>
        </w:rPr>
        <w:t>V</w:t>
      </w:r>
      <w:r w:rsidR="00C9360D" w:rsidRPr="00BF7849">
        <w:rPr>
          <w:lang w:val="en-US"/>
        </w:rPr>
        <w:t xml:space="preserve">ibration </w:t>
      </w:r>
      <w:r w:rsidR="00C9360D" w:rsidRPr="001C00DA">
        <w:rPr>
          <w:lang w:val="en-US"/>
        </w:rPr>
        <w:t>test</w:t>
      </w:r>
      <w:r w:rsidR="00F31FCA" w:rsidRPr="00B7675F">
        <w:rPr>
          <w:lang w:val="en-US"/>
        </w:rPr>
        <w:t xml:space="preserve"> (according Y04886</w:t>
      </w:r>
      <w:r w:rsidR="00D4614E" w:rsidRPr="00B7675F">
        <w:rPr>
          <w:lang w:val="en-US"/>
        </w:rPr>
        <w:t>7</w:t>
      </w:r>
      <w:r w:rsidR="00F31FCA" w:rsidRPr="00B7675F">
        <w:rPr>
          <w:lang w:val="en-US"/>
        </w:rPr>
        <w:t>)</w:t>
      </w:r>
      <w:bookmarkEnd w:id="336"/>
    </w:p>
    <w:p w14:paraId="07A87F0C" w14:textId="77777777" w:rsidR="00C9360D" w:rsidRPr="00BF7849" w:rsidRDefault="00C9360D" w:rsidP="002F1A50">
      <w:pPr>
        <w:ind w:right="-1"/>
        <w:jc w:val="left"/>
        <w:rPr>
          <w:lang w:val="en-US"/>
        </w:rPr>
      </w:pPr>
      <w:r w:rsidRPr="00BF7849">
        <w:rPr>
          <w:lang w:val="en-US"/>
        </w:rPr>
        <w:t>Evidence of component strength and function of the brake under vibration</w:t>
      </w:r>
    </w:p>
    <w:p w14:paraId="661EA2D5" w14:textId="77777777" w:rsidR="00C9360D" w:rsidRPr="00BF7849" w:rsidRDefault="00C9360D" w:rsidP="008725E7">
      <w:pPr>
        <w:jc w:val="left"/>
        <w:rPr>
          <w:lang w:val="en-US"/>
        </w:rPr>
      </w:pPr>
    </w:p>
    <w:p w14:paraId="4059BD6A" w14:textId="77777777" w:rsidR="0077138A" w:rsidRPr="00BF7849" w:rsidRDefault="0077138A" w:rsidP="002F1A50">
      <w:pPr>
        <w:spacing w:after="120"/>
        <w:ind w:right="-1"/>
        <w:jc w:val="left"/>
        <w:rPr>
          <w:u w:val="single"/>
          <w:lang w:val="en-US"/>
        </w:rPr>
      </w:pPr>
      <w:r w:rsidRPr="00BF7849">
        <w:rPr>
          <w:u w:val="single"/>
          <w:lang w:val="en-US"/>
        </w:rPr>
        <w:t>Parameters:</w:t>
      </w:r>
    </w:p>
    <w:p w14:paraId="4DC464E6" w14:textId="77777777" w:rsidR="00C9360D" w:rsidRPr="00BF7849" w:rsidRDefault="00C9360D" w:rsidP="002F1A50">
      <w:pPr>
        <w:ind w:right="-1"/>
        <w:jc w:val="left"/>
        <w:rPr>
          <w:lang w:val="en-US"/>
        </w:rPr>
      </w:pPr>
      <w:r w:rsidRPr="00BF7849">
        <w:rPr>
          <w:lang w:val="en-US"/>
        </w:rPr>
        <w:t>Load cycles: 3,1Mio.</w:t>
      </w:r>
    </w:p>
    <w:p w14:paraId="025F99C9" w14:textId="77777777" w:rsidR="00C9360D" w:rsidRPr="00BF7849" w:rsidRDefault="00C9360D" w:rsidP="002F1A50">
      <w:pPr>
        <w:ind w:right="-1"/>
        <w:jc w:val="left"/>
        <w:rPr>
          <w:lang w:val="en-US"/>
        </w:rPr>
      </w:pPr>
      <w:r w:rsidRPr="00BF7849">
        <w:rPr>
          <w:lang w:val="en-US"/>
        </w:rPr>
        <w:t xml:space="preserve">Frequency 40-30Hz </w:t>
      </w:r>
      <w:proofErr w:type="gramStart"/>
      <w:r w:rsidRPr="00BF7849">
        <w:rPr>
          <w:lang w:val="en-US"/>
        </w:rPr>
        <w:t>sweep</w:t>
      </w:r>
      <w:proofErr w:type="gramEnd"/>
    </w:p>
    <w:p w14:paraId="289B5969" w14:textId="77777777" w:rsidR="00C9360D" w:rsidRPr="00BF7849" w:rsidRDefault="00C9360D" w:rsidP="002F1A50">
      <w:pPr>
        <w:ind w:right="-1"/>
        <w:jc w:val="left"/>
        <w:rPr>
          <w:lang w:val="en-US"/>
        </w:rPr>
      </w:pPr>
      <w:r w:rsidRPr="00BF7849">
        <w:rPr>
          <w:lang w:val="en-US"/>
        </w:rPr>
        <w:t>Amplitudes: 13/17/20/23/26g</w:t>
      </w:r>
    </w:p>
    <w:p w14:paraId="6AC1DD1F" w14:textId="77777777" w:rsidR="00C9360D" w:rsidRPr="00BF7849" w:rsidRDefault="00C9360D" w:rsidP="002F1A50">
      <w:pPr>
        <w:ind w:right="-1"/>
        <w:jc w:val="left"/>
        <w:rPr>
          <w:lang w:val="en-US"/>
        </w:rPr>
      </w:pPr>
      <w:r w:rsidRPr="00BF7849">
        <w:rPr>
          <w:lang w:val="en-US"/>
        </w:rPr>
        <w:t xml:space="preserve">Actuation of the brake every 120s @ 2bar </w:t>
      </w:r>
    </w:p>
    <w:p w14:paraId="2A4CE626" w14:textId="77777777" w:rsidR="00C9360D" w:rsidRPr="00BF7849" w:rsidRDefault="00C9360D" w:rsidP="002F1A50">
      <w:pPr>
        <w:ind w:right="-1"/>
        <w:jc w:val="left"/>
        <w:rPr>
          <w:lang w:val="en-US"/>
        </w:rPr>
      </w:pPr>
    </w:p>
    <w:p w14:paraId="63260B41" w14:textId="77777777" w:rsidR="00C9360D" w:rsidRPr="00BF7849" w:rsidRDefault="00C9360D" w:rsidP="002F1A50">
      <w:pPr>
        <w:spacing w:after="120"/>
        <w:ind w:right="-1"/>
        <w:jc w:val="left"/>
        <w:rPr>
          <w:kern w:val="28"/>
          <w:u w:val="single"/>
          <w:lang w:val="en-US"/>
        </w:rPr>
      </w:pPr>
      <w:r w:rsidRPr="00BF7849">
        <w:rPr>
          <w:kern w:val="28"/>
          <w:u w:val="single"/>
          <w:lang w:val="en-US"/>
        </w:rPr>
        <w:t>Purpose</w:t>
      </w:r>
      <w:r w:rsidR="002D7BA5" w:rsidRPr="00BF7849">
        <w:rPr>
          <w:kern w:val="28"/>
          <w:u w:val="single"/>
          <w:lang w:val="en-US"/>
        </w:rPr>
        <w:t>:</w:t>
      </w:r>
    </w:p>
    <w:p w14:paraId="458AB972" w14:textId="77777777" w:rsidR="00C9360D" w:rsidRPr="00BF7849" w:rsidRDefault="00C9360D" w:rsidP="005B2C2A">
      <w:pPr>
        <w:pStyle w:val="ListParagraph"/>
        <w:numPr>
          <w:ilvl w:val="0"/>
          <w:numId w:val="27"/>
        </w:numPr>
        <w:ind w:left="426" w:right="-1" w:hanging="284"/>
        <w:rPr>
          <w:rFonts w:cs="Arial"/>
          <w:lang w:val="en-US"/>
        </w:rPr>
      </w:pPr>
      <w:r w:rsidRPr="00BF7849">
        <w:rPr>
          <w:rFonts w:cs="Arial"/>
          <w:lang w:val="en-US"/>
        </w:rPr>
        <w:t>Functionality of the brake</w:t>
      </w:r>
    </w:p>
    <w:p w14:paraId="75F9156A" w14:textId="77777777" w:rsidR="00C9360D" w:rsidRPr="00BF7849" w:rsidRDefault="00C9360D" w:rsidP="005B2C2A">
      <w:pPr>
        <w:pStyle w:val="ListParagraph"/>
        <w:numPr>
          <w:ilvl w:val="0"/>
          <w:numId w:val="27"/>
        </w:numPr>
        <w:spacing w:after="0"/>
        <w:ind w:left="426" w:right="-1" w:hanging="284"/>
        <w:rPr>
          <w:rFonts w:cs="Arial"/>
          <w:lang w:val="en-US"/>
        </w:rPr>
      </w:pPr>
      <w:r w:rsidRPr="00BF7849">
        <w:rPr>
          <w:rFonts w:cs="Arial"/>
          <w:lang w:val="en-US"/>
        </w:rPr>
        <w:t>No mechanical damage</w:t>
      </w:r>
    </w:p>
    <w:p w14:paraId="6FB77CE4" w14:textId="77777777" w:rsidR="00C9360D" w:rsidRPr="00BF7849" w:rsidRDefault="00C9360D" w:rsidP="002F1A50">
      <w:pPr>
        <w:ind w:left="284" w:right="-1" w:hanging="284"/>
        <w:jc w:val="left"/>
        <w:rPr>
          <w:lang w:val="en-US"/>
        </w:rPr>
      </w:pPr>
    </w:p>
    <w:p w14:paraId="6D3F1A8E" w14:textId="77777777" w:rsidR="00E32EBD" w:rsidRPr="00BF7849" w:rsidRDefault="00E32EBD" w:rsidP="008725E7">
      <w:pPr>
        <w:tabs>
          <w:tab w:val="right" w:pos="7938"/>
        </w:tabs>
        <w:ind w:right="-1"/>
        <w:jc w:val="left"/>
      </w:pPr>
    </w:p>
    <w:sectPr w:rsidR="00E32EBD" w:rsidRPr="00BF7849" w:rsidSect="00D71C46">
      <w:headerReference w:type="even" r:id="rId36"/>
      <w:headerReference w:type="default" r:id="rId37"/>
      <w:headerReference w:type="first" r:id="rId38"/>
      <w:pgSz w:w="11907" w:h="16840" w:code="9"/>
      <w:pgMar w:top="2155" w:right="1134" w:bottom="2155" w:left="1418" w:header="567" w:footer="737"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B00E5" w14:textId="77777777" w:rsidR="00B24C00" w:rsidRDefault="00B24C00">
      <w:r>
        <w:separator/>
      </w:r>
    </w:p>
  </w:endnote>
  <w:endnote w:type="continuationSeparator" w:id="0">
    <w:p w14:paraId="27BF6776" w14:textId="77777777" w:rsidR="00B24C00" w:rsidRDefault="00B24C00">
      <w:r>
        <w:continuationSeparator/>
      </w:r>
    </w:p>
  </w:endnote>
  <w:endnote w:type="continuationNotice" w:id="1">
    <w:p w14:paraId="5638ECAC" w14:textId="77777777" w:rsidR="00B24C00" w:rsidRDefault="00B24C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A6593" w14:textId="2A029B01" w:rsidR="00393638" w:rsidRDefault="00393638" w:rsidP="007451B1">
    <w:pPr>
      <w:framePr w:w="3629" w:hSpace="142" w:wrap="around" w:vAnchor="page" w:hAnchor="page" w:x="6295" w:y="15076"/>
      <w:tabs>
        <w:tab w:val="left" w:pos="396"/>
        <w:tab w:val="left" w:pos="1360"/>
        <w:tab w:val="left" w:pos="7938"/>
        <w:tab w:val="right" w:pos="9638"/>
      </w:tabs>
      <w:spacing w:before="40"/>
      <w:ind w:right="0"/>
      <w:jc w:val="right"/>
      <w:rPr>
        <w:b/>
        <w:color w:val="000080"/>
      </w:rPr>
    </w:pPr>
    <w:r>
      <w:rPr>
        <w:b/>
        <w:color w:val="000080"/>
      </w:rPr>
      <w:object w:dxaOrig="2014" w:dyaOrig="173" w14:anchorId="34FB2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7pt;height:8.65pt" o:ole="">
          <v:imagedata r:id="rId1" o:title=""/>
        </v:shape>
        <o:OLEObject Type="Embed" ProgID="MSWordArt.2" ShapeID="_x0000_i1025" DrawAspect="Content" ObjectID="_1801311531" r:id="rId2">
          <o:FieldCodes>\s</o:FieldCodes>
        </o:OLEObject>
      </w:object>
    </w:r>
    <w:r>
      <w:rPr>
        <w:rFonts w:ascii="Times New Roman" w:hAnsi="Times New Roman"/>
        <w:b/>
        <w:noProof/>
        <w:color w:val="000080"/>
      </w:rPr>
      <mc:AlternateContent>
        <mc:Choice Requires="wps">
          <w:drawing>
            <wp:anchor distT="0" distB="0" distL="114300" distR="114300" simplePos="0" relativeHeight="251663872" behindDoc="0" locked="1" layoutInCell="0" allowOverlap="1" wp14:anchorId="5D54AE04" wp14:editId="78E2A5E1">
              <wp:simplePos x="0" y="0"/>
              <wp:positionH relativeFrom="page">
                <wp:posOffset>9525</wp:posOffset>
              </wp:positionH>
              <wp:positionV relativeFrom="page">
                <wp:posOffset>9469120</wp:posOffset>
              </wp:positionV>
              <wp:extent cx="7560945" cy="635"/>
              <wp:effectExtent l="0" t="0" r="0" b="0"/>
              <wp:wrapNone/>
              <wp:docPr id="32" name="Gerader Verbinde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635"/>
                      </a:xfrm>
                      <a:prstGeom prst="line">
                        <a:avLst/>
                      </a:prstGeom>
                      <a:noFill/>
                      <a:ln w="25400">
                        <a:solidFill>
                          <a:srgbClr val="00008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AE37E1" id="Gerader Verbinder 32"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pt,745.6pt" to="596.1pt,7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" o:allowincell="f" strokecolor="navy" strokeweight="2pt">
              <v:stroke startarrowwidth="narrow" startarrowlength="short" endarrowwidth="narrow" endarrowlength="short"/>
              <w10:wrap anchorx="page" anchory="page"/>
              <w10:anchorlock/>
            </v:line>
          </w:pict>
        </mc:Fallback>
      </mc:AlternateContent>
    </w:r>
  </w:p>
  <w:p w14:paraId="5357A07A" w14:textId="77777777" w:rsidR="00393638" w:rsidRDefault="00393638" w:rsidP="007451B1">
    <w:pPr>
      <w:framePr w:w="3629" w:hSpace="142" w:wrap="around" w:vAnchor="page" w:hAnchor="page" w:x="6295" w:y="15076"/>
      <w:tabs>
        <w:tab w:val="left" w:pos="396"/>
        <w:tab w:val="left" w:pos="1360"/>
        <w:tab w:val="left" w:pos="7938"/>
        <w:tab w:val="right" w:pos="9638"/>
      </w:tabs>
      <w:spacing w:before="40"/>
      <w:ind w:right="0"/>
      <w:jc w:val="right"/>
      <w:rPr>
        <w:b/>
        <w:noProof/>
        <w:color w:val="000080"/>
        <w:sz w:val="16"/>
      </w:rPr>
    </w:pPr>
    <w:r>
      <w:rPr>
        <w:b/>
        <w:noProof/>
        <w:color w:val="000080"/>
        <w:sz w:val="16"/>
      </w:rPr>
      <w:object w:dxaOrig="3629" w:dyaOrig="173" w14:anchorId="21F2FB76">
        <v:shape id="_x0000_i1026" type="#_x0000_t75" style="width:181.45pt;height:8.65pt">
          <v:imagedata r:id="rId3" o:title=""/>
        </v:shape>
        <o:OLEObject Type="Embed" ProgID="MSWordArt.2" ShapeID="_x0000_i1026" DrawAspect="Content" ObjectID="_1801311532" r:id="rId4">
          <o:FieldCodes>\s</o:FieldCodes>
        </o:OLEObject>
      </w:object>
    </w:r>
  </w:p>
  <w:p w14:paraId="63B44D9F" w14:textId="77777777" w:rsidR="00393638" w:rsidRDefault="00393638" w:rsidP="007451B1">
    <w:pPr>
      <w:framePr w:w="3629" w:hSpace="142" w:wrap="around" w:vAnchor="page" w:hAnchor="page" w:x="6295" w:y="15076"/>
      <w:tabs>
        <w:tab w:val="left" w:pos="396"/>
        <w:tab w:val="left" w:pos="1360"/>
        <w:tab w:val="left" w:pos="7938"/>
        <w:tab w:val="right" w:pos="9638"/>
      </w:tabs>
      <w:spacing w:before="40"/>
      <w:ind w:right="0"/>
      <w:jc w:val="right"/>
      <w:rPr>
        <w:noProof/>
        <w:color w:val="000080"/>
        <w:sz w:val="16"/>
      </w:rPr>
    </w:pPr>
    <w:r>
      <w:rPr>
        <w:noProof/>
        <w:color w:val="000080"/>
        <w:sz w:val="12"/>
      </w:rPr>
      <w:object w:dxaOrig="2947" w:dyaOrig="173" w14:anchorId="01A5A32E">
        <v:shape id="_x0000_i1027" type="#_x0000_t75" style="width:147.35pt;height:8.65pt">
          <v:imagedata r:id="rId5" o:title=""/>
        </v:shape>
        <o:OLEObject Type="Embed" ProgID="MSWordArt.2" ShapeID="_x0000_i1027" DrawAspect="Content" ObjectID="_1801311533" r:id="rId6">
          <o:FieldCodes>\s</o:FieldCodes>
        </o:OLEObject>
      </w:object>
    </w:r>
  </w:p>
  <w:p w14:paraId="1C304978" w14:textId="2005D2A1" w:rsidR="00393638" w:rsidRDefault="00393638">
    <w:pPr>
      <w:pStyle w:val="BodyText2"/>
    </w:pPr>
    <w:r>
      <w:rPr>
        <w:noProof/>
      </w:rPr>
      <mc:AlternateContent>
        <mc:Choice Requires="wpg">
          <w:drawing>
            <wp:anchor distT="0" distB="0" distL="114300" distR="114300" simplePos="0" relativeHeight="251658752" behindDoc="0" locked="1" layoutInCell="0" allowOverlap="1" wp14:anchorId="5D967901" wp14:editId="344040E1">
              <wp:simplePos x="0" y="0"/>
              <wp:positionH relativeFrom="page">
                <wp:posOffset>6426835</wp:posOffset>
              </wp:positionH>
              <wp:positionV relativeFrom="page">
                <wp:posOffset>9629140</wp:posOffset>
              </wp:positionV>
              <wp:extent cx="575945" cy="396240"/>
              <wp:effectExtent l="0" t="0" r="0" b="0"/>
              <wp:wrapNone/>
              <wp:docPr id="18"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 cy="396240"/>
                        <a:chOff x="0" y="0"/>
                        <a:chExt cx="20000" cy="20000"/>
                      </a:xfrm>
                    </wpg:grpSpPr>
                    <wps:wsp>
                      <wps:cNvPr id="19" name="Rectangle 34"/>
                      <wps:cNvSpPr>
                        <a:spLocks noChangeArrowheads="1"/>
                      </wps:cNvSpPr>
                      <wps:spPr bwMode="auto">
                        <a:xfrm>
                          <a:off x="0" y="0"/>
                          <a:ext cx="20000" cy="20000"/>
                        </a:xfrm>
                        <a:prstGeom prst="rect">
                          <a:avLst/>
                        </a:prstGeom>
                        <a:solidFill>
                          <a:srgbClr val="000080"/>
                        </a:solidFill>
                        <a:ln>
                          <a:noFill/>
                        </a:ln>
                        <a:effectLst/>
                        <a:extLst>
                          <a:ext uri="{91240B29-F687-4F45-9708-019B960494DF}">
                            <a14:hiddenLine xmlns:a14="http://schemas.microsoft.com/office/drawing/2010/main" w="1270">
                              <a:solidFill>
                                <a:srgbClr val="FFFFFF"/>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0" name="Group 35"/>
                      <wpg:cNvGrpSpPr>
                        <a:grpSpLocks/>
                      </wpg:cNvGrpSpPr>
                      <wpg:grpSpPr bwMode="auto">
                        <a:xfrm>
                          <a:off x="1257" y="3654"/>
                          <a:ext cx="17486" cy="12724"/>
                          <a:chOff x="-1" y="1"/>
                          <a:chExt cx="20005" cy="19998"/>
                        </a:xfrm>
                      </wpg:grpSpPr>
                      <wps:wsp>
                        <wps:cNvPr id="21" name="Freeform 36"/>
                        <wps:cNvSpPr>
                          <a:spLocks/>
                        </wps:cNvSpPr>
                        <wps:spPr bwMode="auto">
                          <a:xfrm>
                            <a:off x="2850" y="4282"/>
                            <a:ext cx="2144" cy="11436"/>
                          </a:xfrm>
                          <a:custGeom>
                            <a:avLst/>
                            <a:gdLst>
                              <a:gd name="T0" fmla="*/ 5882 w 20000"/>
                              <a:gd name="T1" fmla="*/ 19736 h 20000"/>
                              <a:gd name="T2" fmla="*/ 5176 w 20000"/>
                              <a:gd name="T3" fmla="*/ 19119 h 20000"/>
                              <a:gd name="T4" fmla="*/ 4941 w 20000"/>
                              <a:gd name="T5" fmla="*/ 18678 h 20000"/>
                              <a:gd name="T6" fmla="*/ 4235 w 20000"/>
                              <a:gd name="T7" fmla="*/ 18062 h 20000"/>
                              <a:gd name="T8" fmla="*/ 3529 w 20000"/>
                              <a:gd name="T9" fmla="*/ 17093 h 20000"/>
                              <a:gd name="T10" fmla="*/ 3059 w 20000"/>
                              <a:gd name="T11" fmla="*/ 16476 h 20000"/>
                              <a:gd name="T12" fmla="*/ 2118 w 20000"/>
                              <a:gd name="T13" fmla="*/ 15595 h 20000"/>
                              <a:gd name="T14" fmla="*/ 1647 w 20000"/>
                              <a:gd name="T15" fmla="*/ 14978 h 20000"/>
                              <a:gd name="T16" fmla="*/ 1412 w 20000"/>
                              <a:gd name="T17" fmla="*/ 14009 h 20000"/>
                              <a:gd name="T18" fmla="*/ 235 w 20000"/>
                              <a:gd name="T19" fmla="*/ 13392 h 20000"/>
                              <a:gd name="T20" fmla="*/ 0 w 20000"/>
                              <a:gd name="T21" fmla="*/ 11718 h 20000"/>
                              <a:gd name="T22" fmla="*/ 235 w 20000"/>
                              <a:gd name="T23" fmla="*/ 7753 h 20000"/>
                              <a:gd name="T24" fmla="*/ 1412 w 20000"/>
                              <a:gd name="T25" fmla="*/ 6167 h 20000"/>
                              <a:gd name="T26" fmla="*/ 1647 w 20000"/>
                              <a:gd name="T27" fmla="*/ 5286 h 20000"/>
                              <a:gd name="T28" fmla="*/ 2118 w 20000"/>
                              <a:gd name="T29" fmla="*/ 4670 h 20000"/>
                              <a:gd name="T30" fmla="*/ 2824 w 20000"/>
                              <a:gd name="T31" fmla="*/ 3965 h 20000"/>
                              <a:gd name="T32" fmla="*/ 3059 w 20000"/>
                              <a:gd name="T33" fmla="*/ 3172 h 20000"/>
                              <a:gd name="T34" fmla="*/ 4235 w 20000"/>
                              <a:gd name="T35" fmla="*/ 2467 h 20000"/>
                              <a:gd name="T36" fmla="*/ 4471 w 20000"/>
                              <a:gd name="T37" fmla="*/ 1586 h 20000"/>
                              <a:gd name="T38" fmla="*/ 5176 w 20000"/>
                              <a:gd name="T39" fmla="*/ 793 h 20000"/>
                              <a:gd name="T40" fmla="*/ 19059 w 20000"/>
                              <a:gd name="T41" fmla="*/ 0 h 20000"/>
                              <a:gd name="T42" fmla="*/ 19059 w 20000"/>
                              <a:gd name="T43" fmla="*/ 176 h 20000"/>
                              <a:gd name="T44" fmla="*/ 18353 w 20000"/>
                              <a:gd name="T45" fmla="*/ 441 h 20000"/>
                              <a:gd name="T46" fmla="*/ 17647 w 20000"/>
                              <a:gd name="T47" fmla="*/ 881 h 20000"/>
                              <a:gd name="T48" fmla="*/ 16235 w 20000"/>
                              <a:gd name="T49" fmla="*/ 1586 h 20000"/>
                              <a:gd name="T50" fmla="*/ 15765 w 20000"/>
                              <a:gd name="T51" fmla="*/ 2203 h 20000"/>
                              <a:gd name="T52" fmla="*/ 14824 w 20000"/>
                              <a:gd name="T53" fmla="*/ 2819 h 20000"/>
                              <a:gd name="T54" fmla="*/ 14353 w 20000"/>
                              <a:gd name="T55" fmla="*/ 3260 h 20000"/>
                              <a:gd name="T56" fmla="*/ 13412 w 20000"/>
                              <a:gd name="T57" fmla="*/ 4053 h 20000"/>
                              <a:gd name="T58" fmla="*/ 12941 w 20000"/>
                              <a:gd name="T59" fmla="*/ 4670 h 20000"/>
                              <a:gd name="T60" fmla="*/ 12706 w 20000"/>
                              <a:gd name="T61" fmla="*/ 5198 h 20000"/>
                              <a:gd name="T62" fmla="*/ 12235 w 20000"/>
                              <a:gd name="T63" fmla="*/ 5991 h 20000"/>
                              <a:gd name="T64" fmla="*/ 11294 w 20000"/>
                              <a:gd name="T65" fmla="*/ 6872 h 20000"/>
                              <a:gd name="T66" fmla="*/ 10824 w 20000"/>
                              <a:gd name="T67" fmla="*/ 8106 h 20000"/>
                              <a:gd name="T68" fmla="*/ 11294 w 20000"/>
                              <a:gd name="T69" fmla="*/ 11982 h 20000"/>
                              <a:gd name="T70" fmla="*/ 12235 w 20000"/>
                              <a:gd name="T71" fmla="*/ 13304 h 20000"/>
                              <a:gd name="T72" fmla="*/ 12706 w 20000"/>
                              <a:gd name="T73" fmla="*/ 14185 h 20000"/>
                              <a:gd name="T74" fmla="*/ 12941 w 20000"/>
                              <a:gd name="T75" fmla="*/ 14802 h 20000"/>
                              <a:gd name="T76" fmla="*/ 13412 w 20000"/>
                              <a:gd name="T77" fmla="*/ 15419 h 20000"/>
                              <a:gd name="T78" fmla="*/ 14118 w 20000"/>
                              <a:gd name="T79" fmla="*/ 16035 h 20000"/>
                              <a:gd name="T80" fmla="*/ 14353 w 20000"/>
                              <a:gd name="T81" fmla="*/ 16652 h 20000"/>
                              <a:gd name="T82" fmla="*/ 15059 w 20000"/>
                              <a:gd name="T83" fmla="*/ 17269 h 20000"/>
                              <a:gd name="T84" fmla="*/ 15765 w 20000"/>
                              <a:gd name="T85" fmla="*/ 17797 h 20000"/>
                              <a:gd name="T86" fmla="*/ 17176 w 20000"/>
                              <a:gd name="T87" fmla="*/ 18502 h 20000"/>
                              <a:gd name="T88" fmla="*/ 17882 w 20000"/>
                              <a:gd name="T89" fmla="*/ 19031 h 20000"/>
                              <a:gd name="T90" fmla="*/ 19059 w 20000"/>
                              <a:gd name="T91" fmla="*/ 19736 h 20000"/>
                              <a:gd name="T92" fmla="*/ 19059 w 20000"/>
                              <a:gd name="T93" fmla="*/ 19736 h 20000"/>
                              <a:gd name="T94" fmla="*/ 19765 w 20000"/>
                              <a:gd name="T95" fmla="*/ 1973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000" h="20000">
                                <a:moveTo>
                                  <a:pt x="19765" y="19736"/>
                                </a:moveTo>
                                <a:lnTo>
                                  <a:pt x="5882" y="19736"/>
                                </a:lnTo>
                                <a:lnTo>
                                  <a:pt x="6588" y="19736"/>
                                </a:lnTo>
                                <a:lnTo>
                                  <a:pt x="5176" y="19119"/>
                                </a:lnTo>
                                <a:lnTo>
                                  <a:pt x="5176" y="19031"/>
                                </a:lnTo>
                                <a:lnTo>
                                  <a:pt x="4941" y="18678"/>
                                </a:lnTo>
                                <a:lnTo>
                                  <a:pt x="4471" y="18326"/>
                                </a:lnTo>
                                <a:lnTo>
                                  <a:pt x="4235" y="18062"/>
                                </a:lnTo>
                                <a:lnTo>
                                  <a:pt x="4235" y="17445"/>
                                </a:lnTo>
                                <a:lnTo>
                                  <a:pt x="3529" y="17093"/>
                                </a:lnTo>
                                <a:lnTo>
                                  <a:pt x="3059" y="16828"/>
                                </a:lnTo>
                                <a:lnTo>
                                  <a:pt x="3059" y="16476"/>
                                </a:lnTo>
                                <a:lnTo>
                                  <a:pt x="2824" y="16035"/>
                                </a:lnTo>
                                <a:lnTo>
                                  <a:pt x="2118" y="15595"/>
                                </a:lnTo>
                                <a:lnTo>
                                  <a:pt x="2118" y="15242"/>
                                </a:lnTo>
                                <a:lnTo>
                                  <a:pt x="1647" y="14978"/>
                                </a:lnTo>
                                <a:lnTo>
                                  <a:pt x="1647" y="14626"/>
                                </a:lnTo>
                                <a:lnTo>
                                  <a:pt x="1412" y="14009"/>
                                </a:lnTo>
                                <a:lnTo>
                                  <a:pt x="1412" y="13744"/>
                                </a:lnTo>
                                <a:lnTo>
                                  <a:pt x="235" y="13392"/>
                                </a:lnTo>
                                <a:lnTo>
                                  <a:pt x="235" y="12159"/>
                                </a:lnTo>
                                <a:lnTo>
                                  <a:pt x="0" y="11718"/>
                                </a:lnTo>
                                <a:lnTo>
                                  <a:pt x="0" y="8194"/>
                                </a:lnTo>
                                <a:lnTo>
                                  <a:pt x="235" y="7753"/>
                                </a:lnTo>
                                <a:lnTo>
                                  <a:pt x="235" y="6520"/>
                                </a:lnTo>
                                <a:lnTo>
                                  <a:pt x="1412" y="6167"/>
                                </a:lnTo>
                                <a:lnTo>
                                  <a:pt x="1412" y="5991"/>
                                </a:lnTo>
                                <a:lnTo>
                                  <a:pt x="1647" y="5286"/>
                                </a:lnTo>
                                <a:lnTo>
                                  <a:pt x="1647" y="4934"/>
                                </a:lnTo>
                                <a:lnTo>
                                  <a:pt x="2118" y="4670"/>
                                </a:lnTo>
                                <a:lnTo>
                                  <a:pt x="2118" y="4405"/>
                                </a:lnTo>
                                <a:lnTo>
                                  <a:pt x="2824" y="3965"/>
                                </a:lnTo>
                                <a:lnTo>
                                  <a:pt x="3059" y="3436"/>
                                </a:lnTo>
                                <a:lnTo>
                                  <a:pt x="3059" y="3172"/>
                                </a:lnTo>
                                <a:lnTo>
                                  <a:pt x="3529" y="2819"/>
                                </a:lnTo>
                                <a:lnTo>
                                  <a:pt x="4235" y="2467"/>
                                </a:lnTo>
                                <a:lnTo>
                                  <a:pt x="4235" y="1938"/>
                                </a:lnTo>
                                <a:lnTo>
                                  <a:pt x="4471" y="1586"/>
                                </a:lnTo>
                                <a:lnTo>
                                  <a:pt x="5176" y="881"/>
                                </a:lnTo>
                                <a:lnTo>
                                  <a:pt x="5176" y="793"/>
                                </a:lnTo>
                                <a:lnTo>
                                  <a:pt x="6588" y="0"/>
                                </a:lnTo>
                                <a:lnTo>
                                  <a:pt x="19059" y="0"/>
                                </a:lnTo>
                                <a:lnTo>
                                  <a:pt x="19294" y="0"/>
                                </a:lnTo>
                                <a:lnTo>
                                  <a:pt x="19059" y="176"/>
                                </a:lnTo>
                                <a:lnTo>
                                  <a:pt x="19059" y="0"/>
                                </a:lnTo>
                                <a:lnTo>
                                  <a:pt x="18353" y="441"/>
                                </a:lnTo>
                                <a:lnTo>
                                  <a:pt x="17882" y="793"/>
                                </a:lnTo>
                                <a:lnTo>
                                  <a:pt x="17647" y="881"/>
                                </a:lnTo>
                                <a:lnTo>
                                  <a:pt x="17176" y="1233"/>
                                </a:lnTo>
                                <a:lnTo>
                                  <a:pt x="16235" y="1586"/>
                                </a:lnTo>
                                <a:lnTo>
                                  <a:pt x="15765" y="1938"/>
                                </a:lnTo>
                                <a:lnTo>
                                  <a:pt x="15765" y="2203"/>
                                </a:lnTo>
                                <a:lnTo>
                                  <a:pt x="15059" y="2467"/>
                                </a:lnTo>
                                <a:lnTo>
                                  <a:pt x="14824" y="2819"/>
                                </a:lnTo>
                                <a:lnTo>
                                  <a:pt x="14353" y="3172"/>
                                </a:lnTo>
                                <a:lnTo>
                                  <a:pt x="14353" y="3260"/>
                                </a:lnTo>
                                <a:lnTo>
                                  <a:pt x="14118" y="3612"/>
                                </a:lnTo>
                                <a:lnTo>
                                  <a:pt x="13412" y="4053"/>
                                </a:lnTo>
                                <a:lnTo>
                                  <a:pt x="13412" y="4405"/>
                                </a:lnTo>
                                <a:lnTo>
                                  <a:pt x="12941" y="4670"/>
                                </a:lnTo>
                                <a:lnTo>
                                  <a:pt x="12941" y="4934"/>
                                </a:lnTo>
                                <a:lnTo>
                                  <a:pt x="12706" y="5198"/>
                                </a:lnTo>
                                <a:lnTo>
                                  <a:pt x="12706" y="5463"/>
                                </a:lnTo>
                                <a:lnTo>
                                  <a:pt x="12235" y="5991"/>
                                </a:lnTo>
                                <a:lnTo>
                                  <a:pt x="12235" y="6520"/>
                                </a:lnTo>
                                <a:lnTo>
                                  <a:pt x="11294" y="6872"/>
                                </a:lnTo>
                                <a:lnTo>
                                  <a:pt x="11294" y="7753"/>
                                </a:lnTo>
                                <a:lnTo>
                                  <a:pt x="10824" y="8106"/>
                                </a:lnTo>
                                <a:lnTo>
                                  <a:pt x="10824" y="11718"/>
                                </a:lnTo>
                                <a:lnTo>
                                  <a:pt x="11294" y="11982"/>
                                </a:lnTo>
                                <a:lnTo>
                                  <a:pt x="11294" y="12952"/>
                                </a:lnTo>
                                <a:lnTo>
                                  <a:pt x="12235" y="13304"/>
                                </a:lnTo>
                                <a:lnTo>
                                  <a:pt x="12235" y="13833"/>
                                </a:lnTo>
                                <a:lnTo>
                                  <a:pt x="12706" y="14185"/>
                                </a:lnTo>
                                <a:lnTo>
                                  <a:pt x="12706" y="14626"/>
                                </a:lnTo>
                                <a:lnTo>
                                  <a:pt x="12941" y="14802"/>
                                </a:lnTo>
                                <a:lnTo>
                                  <a:pt x="12941" y="15066"/>
                                </a:lnTo>
                                <a:lnTo>
                                  <a:pt x="13412" y="15419"/>
                                </a:lnTo>
                                <a:lnTo>
                                  <a:pt x="13412" y="15771"/>
                                </a:lnTo>
                                <a:lnTo>
                                  <a:pt x="14118" y="16035"/>
                                </a:lnTo>
                                <a:lnTo>
                                  <a:pt x="14353" y="16476"/>
                                </a:lnTo>
                                <a:lnTo>
                                  <a:pt x="14353" y="16652"/>
                                </a:lnTo>
                                <a:lnTo>
                                  <a:pt x="14824" y="17004"/>
                                </a:lnTo>
                                <a:lnTo>
                                  <a:pt x="15059" y="17269"/>
                                </a:lnTo>
                                <a:lnTo>
                                  <a:pt x="15765" y="17621"/>
                                </a:lnTo>
                                <a:lnTo>
                                  <a:pt x="15765" y="17797"/>
                                </a:lnTo>
                                <a:lnTo>
                                  <a:pt x="16235" y="18238"/>
                                </a:lnTo>
                                <a:lnTo>
                                  <a:pt x="17176" y="18502"/>
                                </a:lnTo>
                                <a:lnTo>
                                  <a:pt x="17647" y="18855"/>
                                </a:lnTo>
                                <a:lnTo>
                                  <a:pt x="17882" y="19031"/>
                                </a:lnTo>
                                <a:lnTo>
                                  <a:pt x="18353" y="19295"/>
                                </a:lnTo>
                                <a:lnTo>
                                  <a:pt x="19059" y="19736"/>
                                </a:lnTo>
                                <a:lnTo>
                                  <a:pt x="19294" y="19912"/>
                                </a:lnTo>
                                <a:lnTo>
                                  <a:pt x="19059" y="19736"/>
                                </a:lnTo>
                                <a:lnTo>
                                  <a:pt x="6588" y="19736"/>
                                </a:lnTo>
                                <a:lnTo>
                                  <a:pt x="19765" y="19736"/>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 name="Freeform 37"/>
                        <wps:cNvSpPr>
                          <a:spLocks/>
                        </wps:cNvSpPr>
                        <wps:spPr bwMode="auto">
                          <a:xfrm>
                            <a:off x="-1" y="4282"/>
                            <a:ext cx="2851" cy="11436"/>
                          </a:xfrm>
                          <a:custGeom>
                            <a:avLst/>
                            <a:gdLst>
                              <a:gd name="T0" fmla="*/ 19823 w 20000"/>
                              <a:gd name="T1" fmla="*/ 19912 h 20000"/>
                              <a:gd name="T2" fmla="*/ 10265 w 20000"/>
                              <a:gd name="T3" fmla="*/ 19912 h 20000"/>
                              <a:gd name="T4" fmla="*/ 9912 w 20000"/>
                              <a:gd name="T5" fmla="*/ 19912 h 20000"/>
                              <a:gd name="T6" fmla="*/ 0 w 20000"/>
                              <a:gd name="T7" fmla="*/ 10132 h 20000"/>
                              <a:gd name="T8" fmla="*/ 9912 w 20000"/>
                              <a:gd name="T9" fmla="*/ 0 h 20000"/>
                              <a:gd name="T10" fmla="*/ 19469 w 20000"/>
                              <a:gd name="T11" fmla="*/ 0 h 20000"/>
                              <a:gd name="T12" fmla="*/ 18761 w 20000"/>
                              <a:gd name="T13" fmla="*/ 441 h 20000"/>
                              <a:gd name="T14" fmla="*/ 18407 w 20000"/>
                              <a:gd name="T15" fmla="*/ 881 h 20000"/>
                              <a:gd name="T16" fmla="*/ 18053 w 20000"/>
                              <a:gd name="T17" fmla="*/ 1233 h 20000"/>
                              <a:gd name="T18" fmla="*/ 17699 w 20000"/>
                              <a:gd name="T19" fmla="*/ 1586 h 20000"/>
                              <a:gd name="T20" fmla="*/ 17522 w 20000"/>
                              <a:gd name="T21" fmla="*/ 2203 h 20000"/>
                              <a:gd name="T22" fmla="*/ 17522 w 20000"/>
                              <a:gd name="T23" fmla="*/ 2467 h 20000"/>
                              <a:gd name="T24" fmla="*/ 16991 w 20000"/>
                              <a:gd name="T25" fmla="*/ 2819 h 20000"/>
                              <a:gd name="T26" fmla="*/ 16814 w 20000"/>
                              <a:gd name="T27" fmla="*/ 3260 h 20000"/>
                              <a:gd name="T28" fmla="*/ 16283 w 20000"/>
                              <a:gd name="T29" fmla="*/ 3612 h 20000"/>
                              <a:gd name="T30" fmla="*/ 16283 w 20000"/>
                              <a:gd name="T31" fmla="*/ 4229 h 20000"/>
                              <a:gd name="T32" fmla="*/ 16106 w 20000"/>
                              <a:gd name="T33" fmla="*/ 4581 h 20000"/>
                              <a:gd name="T34" fmla="*/ 16106 w 20000"/>
                              <a:gd name="T35" fmla="*/ 4846 h 20000"/>
                              <a:gd name="T36" fmla="*/ 15752 w 20000"/>
                              <a:gd name="T37" fmla="*/ 5374 h 20000"/>
                              <a:gd name="T38" fmla="*/ 15752 w 20000"/>
                              <a:gd name="T39" fmla="*/ 6256 h 20000"/>
                              <a:gd name="T40" fmla="*/ 15398 w 20000"/>
                              <a:gd name="T41" fmla="*/ 6608 h 20000"/>
                              <a:gd name="T42" fmla="*/ 15398 w 20000"/>
                              <a:gd name="T43" fmla="*/ 7489 h 20000"/>
                              <a:gd name="T44" fmla="*/ 14690 w 20000"/>
                              <a:gd name="T45" fmla="*/ 8018 h 20000"/>
                              <a:gd name="T46" fmla="*/ 14690 w 20000"/>
                              <a:gd name="T47" fmla="*/ 11982 h 20000"/>
                              <a:gd name="T48" fmla="*/ 15398 w 20000"/>
                              <a:gd name="T49" fmla="*/ 12423 h 20000"/>
                              <a:gd name="T50" fmla="*/ 15398 w 20000"/>
                              <a:gd name="T51" fmla="*/ 13392 h 20000"/>
                              <a:gd name="T52" fmla="*/ 15752 w 20000"/>
                              <a:gd name="T53" fmla="*/ 13656 h 20000"/>
                              <a:gd name="T54" fmla="*/ 15752 w 20000"/>
                              <a:gd name="T55" fmla="*/ 14626 h 20000"/>
                              <a:gd name="T56" fmla="*/ 16106 w 20000"/>
                              <a:gd name="T57" fmla="*/ 15154 h 20000"/>
                              <a:gd name="T58" fmla="*/ 16106 w 20000"/>
                              <a:gd name="T59" fmla="*/ 15419 h 20000"/>
                              <a:gd name="T60" fmla="*/ 16283 w 20000"/>
                              <a:gd name="T61" fmla="*/ 15683 h 20000"/>
                              <a:gd name="T62" fmla="*/ 16283 w 20000"/>
                              <a:gd name="T63" fmla="*/ 16211 h 20000"/>
                              <a:gd name="T64" fmla="*/ 16814 w 20000"/>
                              <a:gd name="T65" fmla="*/ 16652 h 20000"/>
                              <a:gd name="T66" fmla="*/ 16991 w 20000"/>
                              <a:gd name="T67" fmla="*/ 17181 h 20000"/>
                              <a:gd name="T68" fmla="*/ 17522 w 20000"/>
                              <a:gd name="T69" fmla="*/ 17445 h 20000"/>
                              <a:gd name="T70" fmla="*/ 17522 w 20000"/>
                              <a:gd name="T71" fmla="*/ 17797 h 20000"/>
                              <a:gd name="T72" fmla="*/ 17699 w 20000"/>
                              <a:gd name="T73" fmla="*/ 18414 h 20000"/>
                              <a:gd name="T74" fmla="*/ 18053 w 20000"/>
                              <a:gd name="T75" fmla="*/ 18678 h 20000"/>
                              <a:gd name="T76" fmla="*/ 18407 w 20000"/>
                              <a:gd name="T77" fmla="*/ 19031 h 20000"/>
                              <a:gd name="T78" fmla="*/ 18761 w 20000"/>
                              <a:gd name="T79" fmla="*/ 19471 h 20000"/>
                              <a:gd name="T80" fmla="*/ 19823 w 20000"/>
                              <a:gd name="T81" fmla="*/ 1991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0000" h="20000">
                                <a:moveTo>
                                  <a:pt x="19823" y="19912"/>
                                </a:moveTo>
                                <a:lnTo>
                                  <a:pt x="10265" y="19912"/>
                                </a:lnTo>
                                <a:lnTo>
                                  <a:pt x="9912" y="19912"/>
                                </a:lnTo>
                                <a:lnTo>
                                  <a:pt x="0" y="10132"/>
                                </a:lnTo>
                                <a:lnTo>
                                  <a:pt x="9912" y="0"/>
                                </a:lnTo>
                                <a:lnTo>
                                  <a:pt x="19469" y="0"/>
                                </a:lnTo>
                                <a:lnTo>
                                  <a:pt x="18761" y="441"/>
                                </a:lnTo>
                                <a:lnTo>
                                  <a:pt x="18407" y="881"/>
                                </a:lnTo>
                                <a:lnTo>
                                  <a:pt x="18053" y="1233"/>
                                </a:lnTo>
                                <a:lnTo>
                                  <a:pt x="17699" y="1586"/>
                                </a:lnTo>
                                <a:lnTo>
                                  <a:pt x="17522" y="2203"/>
                                </a:lnTo>
                                <a:lnTo>
                                  <a:pt x="17522" y="2467"/>
                                </a:lnTo>
                                <a:lnTo>
                                  <a:pt x="16991" y="2819"/>
                                </a:lnTo>
                                <a:lnTo>
                                  <a:pt x="16814" y="3260"/>
                                </a:lnTo>
                                <a:lnTo>
                                  <a:pt x="16283" y="3612"/>
                                </a:lnTo>
                                <a:lnTo>
                                  <a:pt x="16283" y="4229"/>
                                </a:lnTo>
                                <a:lnTo>
                                  <a:pt x="16106" y="4581"/>
                                </a:lnTo>
                                <a:lnTo>
                                  <a:pt x="16106" y="4846"/>
                                </a:lnTo>
                                <a:lnTo>
                                  <a:pt x="15752" y="5374"/>
                                </a:lnTo>
                                <a:lnTo>
                                  <a:pt x="15752" y="6256"/>
                                </a:lnTo>
                                <a:lnTo>
                                  <a:pt x="15398" y="6608"/>
                                </a:lnTo>
                                <a:lnTo>
                                  <a:pt x="15398" y="7489"/>
                                </a:lnTo>
                                <a:lnTo>
                                  <a:pt x="14690" y="8018"/>
                                </a:lnTo>
                                <a:lnTo>
                                  <a:pt x="14690" y="11982"/>
                                </a:lnTo>
                                <a:lnTo>
                                  <a:pt x="15398" y="12423"/>
                                </a:lnTo>
                                <a:lnTo>
                                  <a:pt x="15398" y="13392"/>
                                </a:lnTo>
                                <a:lnTo>
                                  <a:pt x="15752" y="13656"/>
                                </a:lnTo>
                                <a:lnTo>
                                  <a:pt x="15752" y="14626"/>
                                </a:lnTo>
                                <a:lnTo>
                                  <a:pt x="16106" y="15154"/>
                                </a:lnTo>
                                <a:lnTo>
                                  <a:pt x="16106" y="15419"/>
                                </a:lnTo>
                                <a:lnTo>
                                  <a:pt x="16283" y="15683"/>
                                </a:lnTo>
                                <a:lnTo>
                                  <a:pt x="16283" y="16211"/>
                                </a:lnTo>
                                <a:lnTo>
                                  <a:pt x="16814" y="16652"/>
                                </a:lnTo>
                                <a:lnTo>
                                  <a:pt x="16991" y="17181"/>
                                </a:lnTo>
                                <a:lnTo>
                                  <a:pt x="17522" y="17445"/>
                                </a:lnTo>
                                <a:lnTo>
                                  <a:pt x="17522" y="17797"/>
                                </a:lnTo>
                                <a:lnTo>
                                  <a:pt x="17699" y="18414"/>
                                </a:lnTo>
                                <a:lnTo>
                                  <a:pt x="18053" y="18678"/>
                                </a:lnTo>
                                <a:lnTo>
                                  <a:pt x="18407" y="19031"/>
                                </a:lnTo>
                                <a:lnTo>
                                  <a:pt x="18761" y="19471"/>
                                </a:lnTo>
                                <a:lnTo>
                                  <a:pt x="19823" y="19912"/>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Freeform 38"/>
                        <wps:cNvSpPr>
                          <a:spLocks/>
                        </wps:cNvSpPr>
                        <wps:spPr bwMode="auto">
                          <a:xfrm>
                            <a:off x="15009" y="4282"/>
                            <a:ext cx="2144" cy="11436"/>
                          </a:xfrm>
                          <a:custGeom>
                            <a:avLst/>
                            <a:gdLst>
                              <a:gd name="T0" fmla="*/ 13647 w 20000"/>
                              <a:gd name="T1" fmla="*/ 19648 h 20000"/>
                              <a:gd name="T2" fmla="*/ 14353 w 20000"/>
                              <a:gd name="T3" fmla="*/ 19207 h 20000"/>
                              <a:gd name="T4" fmla="*/ 14824 w 20000"/>
                              <a:gd name="T5" fmla="*/ 18855 h 20000"/>
                              <a:gd name="T6" fmla="*/ 15529 w 20000"/>
                              <a:gd name="T7" fmla="*/ 17974 h 20000"/>
                              <a:gd name="T8" fmla="*/ 16235 w 20000"/>
                              <a:gd name="T9" fmla="*/ 17269 h 20000"/>
                              <a:gd name="T10" fmla="*/ 16941 w 20000"/>
                              <a:gd name="T11" fmla="*/ 16652 h 20000"/>
                              <a:gd name="T12" fmla="*/ 17882 w 20000"/>
                              <a:gd name="T13" fmla="*/ 15771 h 20000"/>
                              <a:gd name="T14" fmla="*/ 18588 w 20000"/>
                              <a:gd name="T15" fmla="*/ 15154 h 20000"/>
                              <a:gd name="T16" fmla="*/ 19059 w 20000"/>
                              <a:gd name="T17" fmla="*/ 14185 h 20000"/>
                              <a:gd name="T18" fmla="*/ 19294 w 20000"/>
                              <a:gd name="T19" fmla="*/ 13128 h 20000"/>
                              <a:gd name="T20" fmla="*/ 19765 w 20000"/>
                              <a:gd name="T21" fmla="*/ 11982 h 20000"/>
                              <a:gd name="T22" fmla="*/ 19294 w 20000"/>
                              <a:gd name="T23" fmla="*/ 7313 h 20000"/>
                              <a:gd name="T24" fmla="*/ 19059 w 20000"/>
                              <a:gd name="T25" fmla="*/ 6256 h 20000"/>
                              <a:gd name="T26" fmla="*/ 18588 w 20000"/>
                              <a:gd name="T27" fmla="*/ 5110 h 20000"/>
                              <a:gd name="T28" fmla="*/ 17882 w 20000"/>
                              <a:gd name="T29" fmla="*/ 4317 h 20000"/>
                              <a:gd name="T30" fmla="*/ 17647 w 20000"/>
                              <a:gd name="T31" fmla="*/ 3612 h 20000"/>
                              <a:gd name="T32" fmla="*/ 16941 w 20000"/>
                              <a:gd name="T33" fmla="*/ 2819 h 20000"/>
                              <a:gd name="T34" fmla="*/ 15765 w 20000"/>
                              <a:gd name="T35" fmla="*/ 2026 h 20000"/>
                              <a:gd name="T36" fmla="*/ 15529 w 20000"/>
                              <a:gd name="T37" fmla="*/ 1410 h 20000"/>
                              <a:gd name="T38" fmla="*/ 14353 w 20000"/>
                              <a:gd name="T39" fmla="*/ 881 h 20000"/>
                              <a:gd name="T40" fmla="*/ 13412 w 20000"/>
                              <a:gd name="T41" fmla="*/ 0 h 20000"/>
                              <a:gd name="T42" fmla="*/ 1412 w 20000"/>
                              <a:gd name="T43" fmla="*/ 88 h 20000"/>
                              <a:gd name="T44" fmla="*/ 2118 w 20000"/>
                              <a:gd name="T45" fmla="*/ 881 h 20000"/>
                              <a:gd name="T46" fmla="*/ 3059 w 20000"/>
                              <a:gd name="T47" fmla="*/ 1410 h 20000"/>
                              <a:gd name="T48" fmla="*/ 3529 w 20000"/>
                              <a:gd name="T49" fmla="*/ 1850 h 20000"/>
                              <a:gd name="T50" fmla="*/ 4471 w 20000"/>
                              <a:gd name="T51" fmla="*/ 2643 h 20000"/>
                              <a:gd name="T52" fmla="*/ 5176 w 20000"/>
                              <a:gd name="T53" fmla="*/ 3084 h 20000"/>
                              <a:gd name="T54" fmla="*/ 5647 w 20000"/>
                              <a:gd name="T55" fmla="*/ 3700 h 20000"/>
                              <a:gd name="T56" fmla="*/ 7059 w 20000"/>
                              <a:gd name="T57" fmla="*/ 4493 h 20000"/>
                              <a:gd name="T58" fmla="*/ 7294 w 20000"/>
                              <a:gd name="T59" fmla="*/ 5022 h 20000"/>
                              <a:gd name="T60" fmla="*/ 7765 w 20000"/>
                              <a:gd name="T61" fmla="*/ 6079 h 20000"/>
                              <a:gd name="T62" fmla="*/ 8471 w 20000"/>
                              <a:gd name="T63" fmla="*/ 6696 h 20000"/>
                              <a:gd name="T64" fmla="*/ 8706 w 20000"/>
                              <a:gd name="T65" fmla="*/ 8282 h 20000"/>
                              <a:gd name="T66" fmla="*/ 8471 w 20000"/>
                              <a:gd name="T67" fmla="*/ 11894 h 20000"/>
                              <a:gd name="T68" fmla="*/ 7765 w 20000"/>
                              <a:gd name="T69" fmla="*/ 13480 h 20000"/>
                              <a:gd name="T70" fmla="*/ 7294 w 20000"/>
                              <a:gd name="T71" fmla="*/ 14009 h 20000"/>
                              <a:gd name="T72" fmla="*/ 7059 w 20000"/>
                              <a:gd name="T73" fmla="*/ 14978 h 20000"/>
                              <a:gd name="T74" fmla="*/ 6353 w 20000"/>
                              <a:gd name="T75" fmla="*/ 15595 h 20000"/>
                              <a:gd name="T76" fmla="*/ 5647 w 20000"/>
                              <a:gd name="T77" fmla="*/ 16211 h 20000"/>
                              <a:gd name="T78" fmla="*/ 4471 w 20000"/>
                              <a:gd name="T79" fmla="*/ 16828 h 20000"/>
                              <a:gd name="T80" fmla="*/ 4235 w 20000"/>
                              <a:gd name="T81" fmla="*/ 17445 h 20000"/>
                              <a:gd name="T82" fmla="*/ 3059 w 20000"/>
                              <a:gd name="T83" fmla="*/ 17974 h 20000"/>
                              <a:gd name="T84" fmla="*/ 2824 w 20000"/>
                              <a:gd name="T85" fmla="*/ 18678 h 20000"/>
                              <a:gd name="T86" fmla="*/ 1647 w 20000"/>
                              <a:gd name="T87" fmla="*/ 19207 h 20000"/>
                              <a:gd name="T88" fmla="*/ 941 w 20000"/>
                              <a:gd name="T89" fmla="*/ 19648 h 20000"/>
                              <a:gd name="T90" fmla="*/ 1412 w 20000"/>
                              <a:gd name="T91" fmla="*/ 19648 h 20000"/>
                              <a:gd name="T92" fmla="*/ 0 w 20000"/>
                              <a:gd name="T93" fmla="*/ 19648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0000" h="20000">
                                <a:moveTo>
                                  <a:pt x="0" y="19648"/>
                                </a:moveTo>
                                <a:lnTo>
                                  <a:pt x="13647" y="19648"/>
                                </a:lnTo>
                                <a:lnTo>
                                  <a:pt x="13412" y="19648"/>
                                </a:lnTo>
                                <a:lnTo>
                                  <a:pt x="14353" y="19207"/>
                                </a:lnTo>
                                <a:lnTo>
                                  <a:pt x="14353" y="18855"/>
                                </a:lnTo>
                                <a:lnTo>
                                  <a:pt x="14824" y="18855"/>
                                </a:lnTo>
                                <a:lnTo>
                                  <a:pt x="15529" y="18414"/>
                                </a:lnTo>
                                <a:lnTo>
                                  <a:pt x="15529" y="17974"/>
                                </a:lnTo>
                                <a:lnTo>
                                  <a:pt x="15765" y="17621"/>
                                </a:lnTo>
                                <a:lnTo>
                                  <a:pt x="16235" y="17269"/>
                                </a:lnTo>
                                <a:lnTo>
                                  <a:pt x="16941" y="17004"/>
                                </a:lnTo>
                                <a:lnTo>
                                  <a:pt x="16941" y="16652"/>
                                </a:lnTo>
                                <a:lnTo>
                                  <a:pt x="17647" y="16035"/>
                                </a:lnTo>
                                <a:lnTo>
                                  <a:pt x="17882" y="15771"/>
                                </a:lnTo>
                                <a:lnTo>
                                  <a:pt x="17882" y="15419"/>
                                </a:lnTo>
                                <a:lnTo>
                                  <a:pt x="18588" y="15154"/>
                                </a:lnTo>
                                <a:lnTo>
                                  <a:pt x="18588" y="14714"/>
                                </a:lnTo>
                                <a:lnTo>
                                  <a:pt x="19059" y="14185"/>
                                </a:lnTo>
                                <a:lnTo>
                                  <a:pt x="19059" y="13568"/>
                                </a:lnTo>
                                <a:lnTo>
                                  <a:pt x="19294" y="13128"/>
                                </a:lnTo>
                                <a:lnTo>
                                  <a:pt x="19294" y="12335"/>
                                </a:lnTo>
                                <a:lnTo>
                                  <a:pt x="19765" y="11982"/>
                                </a:lnTo>
                                <a:lnTo>
                                  <a:pt x="19765" y="7841"/>
                                </a:lnTo>
                                <a:lnTo>
                                  <a:pt x="19294" y="7313"/>
                                </a:lnTo>
                                <a:lnTo>
                                  <a:pt x="19294" y="6696"/>
                                </a:lnTo>
                                <a:lnTo>
                                  <a:pt x="19059" y="6256"/>
                                </a:lnTo>
                                <a:lnTo>
                                  <a:pt x="19059" y="5463"/>
                                </a:lnTo>
                                <a:lnTo>
                                  <a:pt x="18588" y="5110"/>
                                </a:lnTo>
                                <a:lnTo>
                                  <a:pt x="18588" y="4670"/>
                                </a:lnTo>
                                <a:lnTo>
                                  <a:pt x="17882" y="4317"/>
                                </a:lnTo>
                                <a:lnTo>
                                  <a:pt x="17882" y="4053"/>
                                </a:lnTo>
                                <a:lnTo>
                                  <a:pt x="17647" y="3612"/>
                                </a:lnTo>
                                <a:lnTo>
                                  <a:pt x="16941" y="3084"/>
                                </a:lnTo>
                                <a:lnTo>
                                  <a:pt x="16941" y="2819"/>
                                </a:lnTo>
                                <a:lnTo>
                                  <a:pt x="16235" y="2467"/>
                                </a:lnTo>
                                <a:lnTo>
                                  <a:pt x="15765" y="2026"/>
                                </a:lnTo>
                                <a:lnTo>
                                  <a:pt x="15529" y="1674"/>
                                </a:lnTo>
                                <a:lnTo>
                                  <a:pt x="15529" y="1410"/>
                                </a:lnTo>
                                <a:lnTo>
                                  <a:pt x="14824" y="881"/>
                                </a:lnTo>
                                <a:lnTo>
                                  <a:pt x="14353" y="881"/>
                                </a:lnTo>
                                <a:lnTo>
                                  <a:pt x="14353" y="793"/>
                                </a:lnTo>
                                <a:lnTo>
                                  <a:pt x="13412" y="0"/>
                                </a:lnTo>
                                <a:lnTo>
                                  <a:pt x="941" y="0"/>
                                </a:lnTo>
                                <a:lnTo>
                                  <a:pt x="1412" y="88"/>
                                </a:lnTo>
                                <a:lnTo>
                                  <a:pt x="1647" y="617"/>
                                </a:lnTo>
                                <a:lnTo>
                                  <a:pt x="2118" y="881"/>
                                </a:lnTo>
                                <a:lnTo>
                                  <a:pt x="2824" y="1057"/>
                                </a:lnTo>
                                <a:lnTo>
                                  <a:pt x="3059" y="1410"/>
                                </a:lnTo>
                                <a:lnTo>
                                  <a:pt x="3059" y="1674"/>
                                </a:lnTo>
                                <a:lnTo>
                                  <a:pt x="3529" y="1850"/>
                                </a:lnTo>
                                <a:lnTo>
                                  <a:pt x="4235" y="2379"/>
                                </a:lnTo>
                                <a:lnTo>
                                  <a:pt x="4471" y="2643"/>
                                </a:lnTo>
                                <a:lnTo>
                                  <a:pt x="4471" y="2907"/>
                                </a:lnTo>
                                <a:lnTo>
                                  <a:pt x="5176" y="3084"/>
                                </a:lnTo>
                                <a:lnTo>
                                  <a:pt x="5647" y="3436"/>
                                </a:lnTo>
                                <a:lnTo>
                                  <a:pt x="5647" y="3700"/>
                                </a:lnTo>
                                <a:lnTo>
                                  <a:pt x="6353" y="4229"/>
                                </a:lnTo>
                                <a:lnTo>
                                  <a:pt x="7059" y="4493"/>
                                </a:lnTo>
                                <a:lnTo>
                                  <a:pt x="7059" y="4846"/>
                                </a:lnTo>
                                <a:lnTo>
                                  <a:pt x="7294" y="5022"/>
                                </a:lnTo>
                                <a:lnTo>
                                  <a:pt x="7294" y="5639"/>
                                </a:lnTo>
                                <a:lnTo>
                                  <a:pt x="7765" y="6079"/>
                                </a:lnTo>
                                <a:lnTo>
                                  <a:pt x="7765" y="6344"/>
                                </a:lnTo>
                                <a:lnTo>
                                  <a:pt x="8471" y="6696"/>
                                </a:lnTo>
                                <a:lnTo>
                                  <a:pt x="8471" y="7930"/>
                                </a:lnTo>
                                <a:lnTo>
                                  <a:pt x="8706" y="8282"/>
                                </a:lnTo>
                                <a:lnTo>
                                  <a:pt x="8706" y="11542"/>
                                </a:lnTo>
                                <a:lnTo>
                                  <a:pt x="8471" y="11894"/>
                                </a:lnTo>
                                <a:lnTo>
                                  <a:pt x="8471" y="13128"/>
                                </a:lnTo>
                                <a:lnTo>
                                  <a:pt x="7765" y="13480"/>
                                </a:lnTo>
                                <a:lnTo>
                                  <a:pt x="7765" y="13744"/>
                                </a:lnTo>
                                <a:lnTo>
                                  <a:pt x="7294" y="14009"/>
                                </a:lnTo>
                                <a:lnTo>
                                  <a:pt x="7294" y="14802"/>
                                </a:lnTo>
                                <a:lnTo>
                                  <a:pt x="7059" y="14978"/>
                                </a:lnTo>
                                <a:lnTo>
                                  <a:pt x="7059" y="15242"/>
                                </a:lnTo>
                                <a:lnTo>
                                  <a:pt x="6353" y="15595"/>
                                </a:lnTo>
                                <a:lnTo>
                                  <a:pt x="5647" y="15947"/>
                                </a:lnTo>
                                <a:lnTo>
                                  <a:pt x="5647" y="16211"/>
                                </a:lnTo>
                                <a:lnTo>
                                  <a:pt x="5176" y="16652"/>
                                </a:lnTo>
                                <a:lnTo>
                                  <a:pt x="4471" y="16828"/>
                                </a:lnTo>
                                <a:lnTo>
                                  <a:pt x="4471" y="17181"/>
                                </a:lnTo>
                                <a:lnTo>
                                  <a:pt x="4235" y="17445"/>
                                </a:lnTo>
                                <a:lnTo>
                                  <a:pt x="3529" y="17797"/>
                                </a:lnTo>
                                <a:lnTo>
                                  <a:pt x="3059" y="17974"/>
                                </a:lnTo>
                                <a:lnTo>
                                  <a:pt x="3059" y="18414"/>
                                </a:lnTo>
                                <a:lnTo>
                                  <a:pt x="2824" y="18678"/>
                                </a:lnTo>
                                <a:lnTo>
                                  <a:pt x="2118" y="18855"/>
                                </a:lnTo>
                                <a:lnTo>
                                  <a:pt x="1647" y="19207"/>
                                </a:lnTo>
                                <a:lnTo>
                                  <a:pt x="1412" y="19471"/>
                                </a:lnTo>
                                <a:lnTo>
                                  <a:pt x="941" y="19648"/>
                                </a:lnTo>
                                <a:lnTo>
                                  <a:pt x="941" y="19912"/>
                                </a:lnTo>
                                <a:lnTo>
                                  <a:pt x="1412" y="19648"/>
                                </a:lnTo>
                                <a:lnTo>
                                  <a:pt x="13412" y="19648"/>
                                </a:lnTo>
                                <a:lnTo>
                                  <a:pt x="0" y="19648"/>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 name="Freeform 39"/>
                        <wps:cNvSpPr>
                          <a:spLocks/>
                        </wps:cNvSpPr>
                        <wps:spPr bwMode="auto">
                          <a:xfrm>
                            <a:off x="17153" y="4282"/>
                            <a:ext cx="2851" cy="11436"/>
                          </a:xfrm>
                          <a:custGeom>
                            <a:avLst/>
                            <a:gdLst>
                              <a:gd name="T0" fmla="*/ 0 w 20000"/>
                              <a:gd name="T1" fmla="*/ 19912 h 20000"/>
                              <a:gd name="T2" fmla="*/ 9381 w 20000"/>
                              <a:gd name="T3" fmla="*/ 19912 h 20000"/>
                              <a:gd name="T4" fmla="*/ 9735 w 20000"/>
                              <a:gd name="T5" fmla="*/ 19912 h 20000"/>
                              <a:gd name="T6" fmla="*/ 19823 w 20000"/>
                              <a:gd name="T7" fmla="*/ 10044 h 20000"/>
                              <a:gd name="T8" fmla="*/ 9735 w 20000"/>
                              <a:gd name="T9" fmla="*/ 0 h 20000"/>
                              <a:gd name="T10" fmla="*/ 354 w 20000"/>
                              <a:gd name="T11" fmla="*/ 0 h 20000"/>
                              <a:gd name="T12" fmla="*/ 708 w 20000"/>
                              <a:gd name="T13" fmla="*/ 352 h 20000"/>
                              <a:gd name="T14" fmla="*/ 1062 w 20000"/>
                              <a:gd name="T15" fmla="*/ 969 h 20000"/>
                              <a:gd name="T16" fmla="*/ 1416 w 20000"/>
                              <a:gd name="T17" fmla="*/ 1233 h 20000"/>
                              <a:gd name="T18" fmla="*/ 1593 w 20000"/>
                              <a:gd name="T19" fmla="*/ 1586 h 20000"/>
                              <a:gd name="T20" fmla="*/ 2124 w 20000"/>
                              <a:gd name="T21" fmla="*/ 2115 h 20000"/>
                              <a:gd name="T22" fmla="*/ 2124 w 20000"/>
                              <a:gd name="T23" fmla="*/ 2555 h 20000"/>
                              <a:gd name="T24" fmla="*/ 2655 w 20000"/>
                              <a:gd name="T25" fmla="*/ 2907 h 20000"/>
                              <a:gd name="T26" fmla="*/ 3009 w 20000"/>
                              <a:gd name="T27" fmla="*/ 3348 h 20000"/>
                              <a:gd name="T28" fmla="*/ 3009 w 20000"/>
                              <a:gd name="T29" fmla="*/ 3700 h 20000"/>
                              <a:gd name="T30" fmla="*/ 3363 w 20000"/>
                              <a:gd name="T31" fmla="*/ 4317 h 20000"/>
                              <a:gd name="T32" fmla="*/ 3717 w 20000"/>
                              <a:gd name="T33" fmla="*/ 4670 h 20000"/>
                              <a:gd name="T34" fmla="*/ 3717 w 20000"/>
                              <a:gd name="T35" fmla="*/ 4934 h 20000"/>
                              <a:gd name="T36" fmla="*/ 4071 w 20000"/>
                              <a:gd name="T37" fmla="*/ 5463 h 20000"/>
                              <a:gd name="T38" fmla="*/ 4071 w 20000"/>
                              <a:gd name="T39" fmla="*/ 6344 h 20000"/>
                              <a:gd name="T40" fmla="*/ 4425 w 20000"/>
                              <a:gd name="T41" fmla="*/ 6696 h 20000"/>
                              <a:gd name="T42" fmla="*/ 4425 w 20000"/>
                              <a:gd name="T43" fmla="*/ 7489 h 20000"/>
                              <a:gd name="T44" fmla="*/ 4602 w 20000"/>
                              <a:gd name="T45" fmla="*/ 8106 h 20000"/>
                              <a:gd name="T46" fmla="*/ 4602 w 20000"/>
                              <a:gd name="T47" fmla="*/ 12159 h 20000"/>
                              <a:gd name="T48" fmla="*/ 4425 w 20000"/>
                              <a:gd name="T49" fmla="*/ 12599 h 20000"/>
                              <a:gd name="T50" fmla="*/ 4425 w 20000"/>
                              <a:gd name="T51" fmla="*/ 13568 h 20000"/>
                              <a:gd name="T52" fmla="*/ 4071 w 20000"/>
                              <a:gd name="T53" fmla="*/ 13921 h 20000"/>
                              <a:gd name="T54" fmla="*/ 4071 w 20000"/>
                              <a:gd name="T55" fmla="*/ 14714 h 20000"/>
                              <a:gd name="T56" fmla="*/ 3717 w 20000"/>
                              <a:gd name="T57" fmla="*/ 15330 h 20000"/>
                              <a:gd name="T58" fmla="*/ 3717 w 20000"/>
                              <a:gd name="T59" fmla="*/ 15595 h 20000"/>
                              <a:gd name="T60" fmla="*/ 3363 w 20000"/>
                              <a:gd name="T61" fmla="*/ 15947 h 20000"/>
                              <a:gd name="T62" fmla="*/ 3009 w 20000"/>
                              <a:gd name="T63" fmla="*/ 16476 h 20000"/>
                              <a:gd name="T64" fmla="*/ 3009 w 20000"/>
                              <a:gd name="T65" fmla="*/ 16916 h 20000"/>
                              <a:gd name="T66" fmla="*/ 2655 w 20000"/>
                              <a:gd name="T67" fmla="*/ 17357 h 20000"/>
                              <a:gd name="T68" fmla="*/ 2124 w 20000"/>
                              <a:gd name="T69" fmla="*/ 17709 h 20000"/>
                              <a:gd name="T70" fmla="*/ 2124 w 20000"/>
                              <a:gd name="T71" fmla="*/ 18062 h 20000"/>
                              <a:gd name="T72" fmla="*/ 1593 w 20000"/>
                              <a:gd name="T73" fmla="*/ 18678 h 20000"/>
                              <a:gd name="T74" fmla="*/ 1416 w 20000"/>
                              <a:gd name="T75" fmla="*/ 19031 h 20000"/>
                              <a:gd name="T76" fmla="*/ 1062 w 20000"/>
                              <a:gd name="T77" fmla="*/ 19295 h 20000"/>
                              <a:gd name="T78" fmla="*/ 708 w 20000"/>
                              <a:gd name="T79" fmla="*/ 19824 h 20000"/>
                              <a:gd name="T80" fmla="*/ 0 w 20000"/>
                              <a:gd name="T81" fmla="*/ 1991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0000" h="20000">
                                <a:moveTo>
                                  <a:pt x="0" y="19912"/>
                                </a:moveTo>
                                <a:lnTo>
                                  <a:pt x="9381" y="19912"/>
                                </a:lnTo>
                                <a:lnTo>
                                  <a:pt x="9735" y="19912"/>
                                </a:lnTo>
                                <a:lnTo>
                                  <a:pt x="19823" y="10044"/>
                                </a:lnTo>
                                <a:lnTo>
                                  <a:pt x="9735" y="0"/>
                                </a:lnTo>
                                <a:lnTo>
                                  <a:pt x="354" y="0"/>
                                </a:lnTo>
                                <a:lnTo>
                                  <a:pt x="708" y="352"/>
                                </a:lnTo>
                                <a:lnTo>
                                  <a:pt x="1062" y="969"/>
                                </a:lnTo>
                                <a:lnTo>
                                  <a:pt x="1416" y="1233"/>
                                </a:lnTo>
                                <a:lnTo>
                                  <a:pt x="1593" y="1586"/>
                                </a:lnTo>
                                <a:lnTo>
                                  <a:pt x="2124" y="2115"/>
                                </a:lnTo>
                                <a:lnTo>
                                  <a:pt x="2124" y="2555"/>
                                </a:lnTo>
                                <a:lnTo>
                                  <a:pt x="2655" y="2907"/>
                                </a:lnTo>
                                <a:lnTo>
                                  <a:pt x="3009" y="3348"/>
                                </a:lnTo>
                                <a:lnTo>
                                  <a:pt x="3009" y="3700"/>
                                </a:lnTo>
                                <a:lnTo>
                                  <a:pt x="3363" y="4317"/>
                                </a:lnTo>
                                <a:lnTo>
                                  <a:pt x="3717" y="4670"/>
                                </a:lnTo>
                                <a:lnTo>
                                  <a:pt x="3717" y="4934"/>
                                </a:lnTo>
                                <a:lnTo>
                                  <a:pt x="4071" y="5463"/>
                                </a:lnTo>
                                <a:lnTo>
                                  <a:pt x="4071" y="6344"/>
                                </a:lnTo>
                                <a:lnTo>
                                  <a:pt x="4425" y="6696"/>
                                </a:lnTo>
                                <a:lnTo>
                                  <a:pt x="4425" y="7489"/>
                                </a:lnTo>
                                <a:lnTo>
                                  <a:pt x="4602" y="8106"/>
                                </a:lnTo>
                                <a:lnTo>
                                  <a:pt x="4602" y="12159"/>
                                </a:lnTo>
                                <a:lnTo>
                                  <a:pt x="4425" y="12599"/>
                                </a:lnTo>
                                <a:lnTo>
                                  <a:pt x="4425" y="13568"/>
                                </a:lnTo>
                                <a:lnTo>
                                  <a:pt x="4071" y="13921"/>
                                </a:lnTo>
                                <a:lnTo>
                                  <a:pt x="4071" y="14714"/>
                                </a:lnTo>
                                <a:lnTo>
                                  <a:pt x="3717" y="15330"/>
                                </a:lnTo>
                                <a:lnTo>
                                  <a:pt x="3717" y="15595"/>
                                </a:lnTo>
                                <a:lnTo>
                                  <a:pt x="3363" y="15947"/>
                                </a:lnTo>
                                <a:lnTo>
                                  <a:pt x="3009" y="16476"/>
                                </a:lnTo>
                                <a:lnTo>
                                  <a:pt x="3009" y="16916"/>
                                </a:lnTo>
                                <a:lnTo>
                                  <a:pt x="2655" y="17357"/>
                                </a:lnTo>
                                <a:lnTo>
                                  <a:pt x="2124" y="17709"/>
                                </a:lnTo>
                                <a:lnTo>
                                  <a:pt x="2124" y="18062"/>
                                </a:lnTo>
                                <a:lnTo>
                                  <a:pt x="1593" y="18678"/>
                                </a:lnTo>
                                <a:lnTo>
                                  <a:pt x="1416" y="19031"/>
                                </a:lnTo>
                                <a:lnTo>
                                  <a:pt x="1062" y="19295"/>
                                </a:lnTo>
                                <a:lnTo>
                                  <a:pt x="708" y="19824"/>
                                </a:lnTo>
                                <a:lnTo>
                                  <a:pt x="0" y="19912"/>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5" name="Group 40"/>
                        <wpg:cNvGrpSpPr>
                          <a:grpSpLocks/>
                        </wpg:cNvGrpSpPr>
                        <wpg:grpSpPr bwMode="auto">
                          <a:xfrm>
                            <a:off x="4994" y="1"/>
                            <a:ext cx="10015" cy="19998"/>
                            <a:chOff x="0" y="0"/>
                            <a:chExt cx="20000" cy="20000"/>
                          </a:xfrm>
                        </wpg:grpSpPr>
                        <wps:wsp>
                          <wps:cNvPr id="26" name="Freeform 41"/>
                          <wps:cNvSpPr>
                            <a:spLocks/>
                          </wps:cNvSpPr>
                          <wps:spPr bwMode="auto">
                            <a:xfrm>
                              <a:off x="0" y="0"/>
                              <a:ext cx="20000" cy="20000"/>
                            </a:xfrm>
                            <a:custGeom>
                              <a:avLst/>
                              <a:gdLst>
                                <a:gd name="T0" fmla="*/ 8312 w 20000"/>
                                <a:gd name="T1" fmla="*/ 101 h 20000"/>
                                <a:gd name="T2" fmla="*/ 7355 w 20000"/>
                                <a:gd name="T3" fmla="*/ 403 h 20000"/>
                                <a:gd name="T4" fmla="*/ 6751 w 20000"/>
                                <a:gd name="T5" fmla="*/ 554 h 20000"/>
                                <a:gd name="T6" fmla="*/ 6096 w 20000"/>
                                <a:gd name="T7" fmla="*/ 856 h 20000"/>
                                <a:gd name="T8" fmla="*/ 5491 w 20000"/>
                                <a:gd name="T9" fmla="*/ 1108 h 20000"/>
                                <a:gd name="T10" fmla="*/ 4836 w 20000"/>
                                <a:gd name="T11" fmla="*/ 1461 h 20000"/>
                                <a:gd name="T12" fmla="*/ 4081 w 20000"/>
                                <a:gd name="T13" fmla="*/ 1914 h 20000"/>
                                <a:gd name="T14" fmla="*/ 2922 w 20000"/>
                                <a:gd name="T15" fmla="*/ 2922 h 20000"/>
                                <a:gd name="T16" fmla="*/ 1914 w 20000"/>
                                <a:gd name="T17" fmla="*/ 4030 h 20000"/>
                                <a:gd name="T18" fmla="*/ 1461 w 20000"/>
                                <a:gd name="T19" fmla="*/ 4786 h 20000"/>
                                <a:gd name="T20" fmla="*/ 1108 w 20000"/>
                                <a:gd name="T21" fmla="*/ 5542 h 20000"/>
                                <a:gd name="T22" fmla="*/ 806 w 20000"/>
                                <a:gd name="T23" fmla="*/ 6096 h 20000"/>
                                <a:gd name="T24" fmla="*/ 554 w 20000"/>
                                <a:gd name="T25" fmla="*/ 6700 h 20000"/>
                                <a:gd name="T26" fmla="*/ 403 w 20000"/>
                                <a:gd name="T27" fmla="*/ 7355 h 20000"/>
                                <a:gd name="T28" fmla="*/ 151 w 20000"/>
                                <a:gd name="T29" fmla="*/ 8312 h 20000"/>
                                <a:gd name="T30" fmla="*/ 0 w 20000"/>
                                <a:gd name="T31" fmla="*/ 10932 h 20000"/>
                                <a:gd name="T32" fmla="*/ 252 w 20000"/>
                                <a:gd name="T33" fmla="*/ 12091 h 20000"/>
                                <a:gd name="T34" fmla="*/ 453 w 20000"/>
                                <a:gd name="T35" fmla="*/ 12947 h 20000"/>
                                <a:gd name="T36" fmla="*/ 756 w 20000"/>
                                <a:gd name="T37" fmla="*/ 13552 h 20000"/>
                                <a:gd name="T38" fmla="*/ 907 w 20000"/>
                                <a:gd name="T39" fmla="*/ 14207 h 20000"/>
                                <a:gd name="T40" fmla="*/ 1360 w 20000"/>
                                <a:gd name="T41" fmla="*/ 14811 h 20000"/>
                                <a:gd name="T42" fmla="*/ 1763 w 20000"/>
                                <a:gd name="T43" fmla="*/ 15617 h 20000"/>
                                <a:gd name="T44" fmla="*/ 2065 w 20000"/>
                                <a:gd name="T45" fmla="*/ 16171 h 20000"/>
                                <a:gd name="T46" fmla="*/ 3829 w 20000"/>
                                <a:gd name="T47" fmla="*/ 17935 h 20000"/>
                                <a:gd name="T48" fmla="*/ 4433 w 20000"/>
                                <a:gd name="T49" fmla="*/ 18237 h 20000"/>
                                <a:gd name="T50" fmla="*/ 5189 w 20000"/>
                                <a:gd name="T51" fmla="*/ 18640 h 20000"/>
                                <a:gd name="T52" fmla="*/ 5793 w 20000"/>
                                <a:gd name="T53" fmla="*/ 19144 h 20000"/>
                                <a:gd name="T54" fmla="*/ 6348 w 20000"/>
                                <a:gd name="T55" fmla="*/ 19244 h 20000"/>
                                <a:gd name="T56" fmla="*/ 7103 w 20000"/>
                                <a:gd name="T57" fmla="*/ 19496 h 20000"/>
                                <a:gd name="T58" fmla="*/ 7909 w 20000"/>
                                <a:gd name="T59" fmla="*/ 19748 h 20000"/>
                                <a:gd name="T60" fmla="*/ 9068 w 20000"/>
                                <a:gd name="T61" fmla="*/ 19950 h 20000"/>
                                <a:gd name="T62" fmla="*/ 11637 w 20000"/>
                                <a:gd name="T63" fmla="*/ 19899 h 20000"/>
                                <a:gd name="T64" fmla="*/ 12594 w 20000"/>
                                <a:gd name="T65" fmla="*/ 19597 h 20000"/>
                                <a:gd name="T66" fmla="*/ 13350 w 20000"/>
                                <a:gd name="T67" fmla="*/ 19446 h 20000"/>
                                <a:gd name="T68" fmla="*/ 13854 w 20000"/>
                                <a:gd name="T69" fmla="*/ 19144 h 20000"/>
                                <a:gd name="T70" fmla="*/ 14559 w 20000"/>
                                <a:gd name="T71" fmla="*/ 18892 h 20000"/>
                                <a:gd name="T72" fmla="*/ 15264 w 20000"/>
                                <a:gd name="T73" fmla="*/ 18539 h 20000"/>
                                <a:gd name="T74" fmla="*/ 15869 w 20000"/>
                                <a:gd name="T75" fmla="*/ 18086 h 20000"/>
                                <a:gd name="T76" fmla="*/ 17078 w 20000"/>
                                <a:gd name="T77" fmla="*/ 17078 h 20000"/>
                                <a:gd name="T78" fmla="*/ 18086 w 20000"/>
                                <a:gd name="T79" fmla="*/ 15919 h 20000"/>
                                <a:gd name="T80" fmla="*/ 18640 w 20000"/>
                                <a:gd name="T81" fmla="*/ 15214 h 20000"/>
                                <a:gd name="T82" fmla="*/ 18841 w 20000"/>
                                <a:gd name="T83" fmla="*/ 14458 h 20000"/>
                                <a:gd name="T84" fmla="*/ 19144 w 20000"/>
                                <a:gd name="T85" fmla="*/ 13904 h 20000"/>
                                <a:gd name="T86" fmla="*/ 19496 w 20000"/>
                                <a:gd name="T87" fmla="*/ 13249 h 20000"/>
                                <a:gd name="T88" fmla="*/ 19748 w 20000"/>
                                <a:gd name="T89" fmla="*/ 12645 h 20000"/>
                                <a:gd name="T90" fmla="*/ 19899 w 20000"/>
                                <a:gd name="T91" fmla="*/ 11688 h 20000"/>
                                <a:gd name="T92" fmla="*/ 19950 w 20000"/>
                                <a:gd name="T93" fmla="*/ 9018 h 20000"/>
                                <a:gd name="T94" fmla="*/ 19849 w 20000"/>
                                <a:gd name="T95" fmla="*/ 7859 h 20000"/>
                                <a:gd name="T96" fmla="*/ 19597 w 20000"/>
                                <a:gd name="T97" fmla="*/ 7053 h 20000"/>
                                <a:gd name="T98" fmla="*/ 19244 w 20000"/>
                                <a:gd name="T99" fmla="*/ 6348 h 20000"/>
                                <a:gd name="T100" fmla="*/ 19093 w 20000"/>
                                <a:gd name="T101" fmla="*/ 5793 h 20000"/>
                                <a:gd name="T102" fmla="*/ 18690 w 20000"/>
                                <a:gd name="T103" fmla="*/ 5189 h 20000"/>
                                <a:gd name="T104" fmla="*/ 18388 w 20000"/>
                                <a:gd name="T105" fmla="*/ 4383 h 20000"/>
                                <a:gd name="T106" fmla="*/ 17884 w 20000"/>
                                <a:gd name="T107" fmla="*/ 3829 h 20000"/>
                                <a:gd name="T108" fmla="*/ 16272 w 20000"/>
                                <a:gd name="T109" fmla="*/ 2065 h 20000"/>
                                <a:gd name="T110" fmla="*/ 15617 w 20000"/>
                                <a:gd name="T111" fmla="*/ 1763 h 20000"/>
                                <a:gd name="T112" fmla="*/ 14811 w 20000"/>
                                <a:gd name="T113" fmla="*/ 1360 h 20000"/>
                                <a:gd name="T114" fmla="*/ 14257 w 20000"/>
                                <a:gd name="T115" fmla="*/ 856 h 20000"/>
                                <a:gd name="T116" fmla="*/ 13602 w 20000"/>
                                <a:gd name="T117" fmla="*/ 705 h 20000"/>
                                <a:gd name="T118" fmla="*/ 12997 w 20000"/>
                                <a:gd name="T119" fmla="*/ 504 h 20000"/>
                                <a:gd name="T120" fmla="*/ 12191 w 20000"/>
                                <a:gd name="T121" fmla="*/ 151 h 20000"/>
                                <a:gd name="T122" fmla="*/ 10982 w 20000"/>
                                <a:gd name="T123"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0000" h="20000">
                                  <a:moveTo>
                                    <a:pt x="9975" y="0"/>
                                  </a:moveTo>
                                  <a:lnTo>
                                    <a:pt x="9068" y="0"/>
                                  </a:lnTo>
                                  <a:lnTo>
                                    <a:pt x="8967" y="101"/>
                                  </a:lnTo>
                                  <a:lnTo>
                                    <a:pt x="8312" y="101"/>
                                  </a:lnTo>
                                  <a:lnTo>
                                    <a:pt x="8262" y="151"/>
                                  </a:lnTo>
                                  <a:lnTo>
                                    <a:pt x="7909" y="151"/>
                                  </a:lnTo>
                                  <a:lnTo>
                                    <a:pt x="7809" y="403"/>
                                  </a:lnTo>
                                  <a:lnTo>
                                    <a:pt x="7355" y="403"/>
                                  </a:lnTo>
                                  <a:lnTo>
                                    <a:pt x="7154" y="504"/>
                                  </a:lnTo>
                                  <a:lnTo>
                                    <a:pt x="7103" y="504"/>
                                  </a:lnTo>
                                  <a:lnTo>
                                    <a:pt x="6902" y="554"/>
                                  </a:lnTo>
                                  <a:lnTo>
                                    <a:pt x="6751" y="554"/>
                                  </a:lnTo>
                                  <a:lnTo>
                                    <a:pt x="6650" y="655"/>
                                  </a:lnTo>
                                  <a:lnTo>
                                    <a:pt x="6348" y="705"/>
                                  </a:lnTo>
                                  <a:lnTo>
                                    <a:pt x="6247" y="705"/>
                                  </a:lnTo>
                                  <a:lnTo>
                                    <a:pt x="6096" y="856"/>
                                  </a:lnTo>
                                  <a:lnTo>
                                    <a:pt x="5894" y="856"/>
                                  </a:lnTo>
                                  <a:lnTo>
                                    <a:pt x="5793" y="856"/>
                                  </a:lnTo>
                                  <a:lnTo>
                                    <a:pt x="5642" y="1058"/>
                                  </a:lnTo>
                                  <a:lnTo>
                                    <a:pt x="5491" y="1108"/>
                                  </a:lnTo>
                                  <a:lnTo>
                                    <a:pt x="5290" y="1209"/>
                                  </a:lnTo>
                                  <a:lnTo>
                                    <a:pt x="5189" y="1360"/>
                                  </a:lnTo>
                                  <a:lnTo>
                                    <a:pt x="4987" y="1360"/>
                                  </a:lnTo>
                                  <a:lnTo>
                                    <a:pt x="4836" y="1461"/>
                                  </a:lnTo>
                                  <a:lnTo>
                                    <a:pt x="4685" y="1612"/>
                                  </a:lnTo>
                                  <a:lnTo>
                                    <a:pt x="4433" y="1763"/>
                                  </a:lnTo>
                                  <a:lnTo>
                                    <a:pt x="4282" y="1864"/>
                                  </a:lnTo>
                                  <a:lnTo>
                                    <a:pt x="4081" y="1914"/>
                                  </a:lnTo>
                                  <a:lnTo>
                                    <a:pt x="4030" y="2015"/>
                                  </a:lnTo>
                                  <a:lnTo>
                                    <a:pt x="3829" y="2065"/>
                                  </a:lnTo>
                                  <a:lnTo>
                                    <a:pt x="3023" y="2821"/>
                                  </a:lnTo>
                                  <a:lnTo>
                                    <a:pt x="2922" y="2922"/>
                                  </a:lnTo>
                                  <a:lnTo>
                                    <a:pt x="2821" y="3023"/>
                                  </a:lnTo>
                                  <a:lnTo>
                                    <a:pt x="2065" y="3829"/>
                                  </a:lnTo>
                                  <a:lnTo>
                                    <a:pt x="2015" y="4030"/>
                                  </a:lnTo>
                                  <a:lnTo>
                                    <a:pt x="1914" y="4030"/>
                                  </a:lnTo>
                                  <a:lnTo>
                                    <a:pt x="1864" y="4232"/>
                                  </a:lnTo>
                                  <a:lnTo>
                                    <a:pt x="1763" y="4383"/>
                                  </a:lnTo>
                                  <a:lnTo>
                                    <a:pt x="1612" y="4635"/>
                                  </a:lnTo>
                                  <a:lnTo>
                                    <a:pt x="1461" y="4786"/>
                                  </a:lnTo>
                                  <a:lnTo>
                                    <a:pt x="1360" y="4987"/>
                                  </a:lnTo>
                                  <a:lnTo>
                                    <a:pt x="1360" y="5189"/>
                                  </a:lnTo>
                                  <a:lnTo>
                                    <a:pt x="1259" y="5239"/>
                                  </a:lnTo>
                                  <a:lnTo>
                                    <a:pt x="1108" y="5542"/>
                                  </a:lnTo>
                                  <a:lnTo>
                                    <a:pt x="957" y="5592"/>
                                  </a:lnTo>
                                  <a:lnTo>
                                    <a:pt x="907" y="5793"/>
                                  </a:lnTo>
                                  <a:lnTo>
                                    <a:pt x="907" y="5894"/>
                                  </a:lnTo>
                                  <a:lnTo>
                                    <a:pt x="806" y="6096"/>
                                  </a:lnTo>
                                  <a:lnTo>
                                    <a:pt x="756" y="6247"/>
                                  </a:lnTo>
                                  <a:lnTo>
                                    <a:pt x="756" y="6348"/>
                                  </a:lnTo>
                                  <a:lnTo>
                                    <a:pt x="605" y="6599"/>
                                  </a:lnTo>
                                  <a:lnTo>
                                    <a:pt x="554" y="6700"/>
                                  </a:lnTo>
                                  <a:lnTo>
                                    <a:pt x="554" y="6851"/>
                                  </a:lnTo>
                                  <a:lnTo>
                                    <a:pt x="453" y="7053"/>
                                  </a:lnTo>
                                  <a:lnTo>
                                    <a:pt x="453" y="7154"/>
                                  </a:lnTo>
                                  <a:lnTo>
                                    <a:pt x="403" y="7355"/>
                                  </a:lnTo>
                                  <a:lnTo>
                                    <a:pt x="403" y="7758"/>
                                  </a:lnTo>
                                  <a:lnTo>
                                    <a:pt x="252" y="7859"/>
                                  </a:lnTo>
                                  <a:lnTo>
                                    <a:pt x="252" y="8262"/>
                                  </a:lnTo>
                                  <a:lnTo>
                                    <a:pt x="151" y="8312"/>
                                  </a:lnTo>
                                  <a:lnTo>
                                    <a:pt x="151" y="8967"/>
                                  </a:lnTo>
                                  <a:lnTo>
                                    <a:pt x="0" y="9018"/>
                                  </a:lnTo>
                                  <a:lnTo>
                                    <a:pt x="0" y="9924"/>
                                  </a:lnTo>
                                  <a:lnTo>
                                    <a:pt x="0" y="10932"/>
                                  </a:lnTo>
                                  <a:lnTo>
                                    <a:pt x="151" y="11033"/>
                                  </a:lnTo>
                                  <a:lnTo>
                                    <a:pt x="151" y="11688"/>
                                  </a:lnTo>
                                  <a:lnTo>
                                    <a:pt x="252" y="11738"/>
                                  </a:lnTo>
                                  <a:lnTo>
                                    <a:pt x="252" y="12091"/>
                                  </a:lnTo>
                                  <a:lnTo>
                                    <a:pt x="403" y="12242"/>
                                  </a:lnTo>
                                  <a:lnTo>
                                    <a:pt x="403" y="12645"/>
                                  </a:lnTo>
                                  <a:lnTo>
                                    <a:pt x="453" y="12846"/>
                                  </a:lnTo>
                                  <a:lnTo>
                                    <a:pt x="453" y="12947"/>
                                  </a:lnTo>
                                  <a:lnTo>
                                    <a:pt x="554" y="13098"/>
                                  </a:lnTo>
                                  <a:lnTo>
                                    <a:pt x="554" y="13249"/>
                                  </a:lnTo>
                                  <a:lnTo>
                                    <a:pt x="605" y="13401"/>
                                  </a:lnTo>
                                  <a:lnTo>
                                    <a:pt x="756" y="13552"/>
                                  </a:lnTo>
                                  <a:lnTo>
                                    <a:pt x="756" y="13753"/>
                                  </a:lnTo>
                                  <a:lnTo>
                                    <a:pt x="806" y="13904"/>
                                  </a:lnTo>
                                  <a:lnTo>
                                    <a:pt x="907" y="14106"/>
                                  </a:lnTo>
                                  <a:lnTo>
                                    <a:pt x="907" y="14207"/>
                                  </a:lnTo>
                                  <a:lnTo>
                                    <a:pt x="957" y="14408"/>
                                  </a:lnTo>
                                  <a:lnTo>
                                    <a:pt x="1108" y="14458"/>
                                  </a:lnTo>
                                  <a:lnTo>
                                    <a:pt x="1259" y="14710"/>
                                  </a:lnTo>
                                  <a:lnTo>
                                    <a:pt x="1360" y="14811"/>
                                  </a:lnTo>
                                  <a:lnTo>
                                    <a:pt x="1360" y="15013"/>
                                  </a:lnTo>
                                  <a:lnTo>
                                    <a:pt x="1461" y="15214"/>
                                  </a:lnTo>
                                  <a:lnTo>
                                    <a:pt x="1612" y="15365"/>
                                  </a:lnTo>
                                  <a:lnTo>
                                    <a:pt x="1763" y="15617"/>
                                  </a:lnTo>
                                  <a:lnTo>
                                    <a:pt x="1864" y="15718"/>
                                  </a:lnTo>
                                  <a:lnTo>
                                    <a:pt x="1914" y="15919"/>
                                  </a:lnTo>
                                  <a:lnTo>
                                    <a:pt x="2015" y="15970"/>
                                  </a:lnTo>
                                  <a:lnTo>
                                    <a:pt x="2065" y="16171"/>
                                  </a:lnTo>
                                  <a:lnTo>
                                    <a:pt x="2821" y="16877"/>
                                  </a:lnTo>
                                  <a:lnTo>
                                    <a:pt x="2922" y="17078"/>
                                  </a:lnTo>
                                  <a:lnTo>
                                    <a:pt x="3023" y="17179"/>
                                  </a:lnTo>
                                  <a:lnTo>
                                    <a:pt x="3829" y="17935"/>
                                  </a:lnTo>
                                  <a:lnTo>
                                    <a:pt x="4030" y="17985"/>
                                  </a:lnTo>
                                  <a:lnTo>
                                    <a:pt x="4081" y="18086"/>
                                  </a:lnTo>
                                  <a:lnTo>
                                    <a:pt x="4282" y="18136"/>
                                  </a:lnTo>
                                  <a:lnTo>
                                    <a:pt x="4433" y="18237"/>
                                  </a:lnTo>
                                  <a:lnTo>
                                    <a:pt x="4685" y="18388"/>
                                  </a:lnTo>
                                  <a:lnTo>
                                    <a:pt x="4836" y="18539"/>
                                  </a:lnTo>
                                  <a:lnTo>
                                    <a:pt x="4987" y="18640"/>
                                  </a:lnTo>
                                  <a:lnTo>
                                    <a:pt x="5189" y="18640"/>
                                  </a:lnTo>
                                  <a:lnTo>
                                    <a:pt x="5290" y="18741"/>
                                  </a:lnTo>
                                  <a:lnTo>
                                    <a:pt x="5491" y="18892"/>
                                  </a:lnTo>
                                  <a:lnTo>
                                    <a:pt x="5642" y="18942"/>
                                  </a:lnTo>
                                  <a:lnTo>
                                    <a:pt x="5793" y="19144"/>
                                  </a:lnTo>
                                  <a:lnTo>
                                    <a:pt x="5894" y="19144"/>
                                  </a:lnTo>
                                  <a:lnTo>
                                    <a:pt x="6096" y="19144"/>
                                  </a:lnTo>
                                  <a:lnTo>
                                    <a:pt x="6247" y="19244"/>
                                  </a:lnTo>
                                  <a:lnTo>
                                    <a:pt x="6348" y="19244"/>
                                  </a:lnTo>
                                  <a:lnTo>
                                    <a:pt x="6650" y="19345"/>
                                  </a:lnTo>
                                  <a:lnTo>
                                    <a:pt x="6751" y="19446"/>
                                  </a:lnTo>
                                  <a:lnTo>
                                    <a:pt x="6902" y="19446"/>
                                  </a:lnTo>
                                  <a:lnTo>
                                    <a:pt x="7103" y="19496"/>
                                  </a:lnTo>
                                  <a:lnTo>
                                    <a:pt x="7154" y="19496"/>
                                  </a:lnTo>
                                  <a:lnTo>
                                    <a:pt x="7355" y="19597"/>
                                  </a:lnTo>
                                  <a:lnTo>
                                    <a:pt x="7809" y="19597"/>
                                  </a:lnTo>
                                  <a:lnTo>
                                    <a:pt x="7909" y="19748"/>
                                  </a:lnTo>
                                  <a:lnTo>
                                    <a:pt x="8262" y="19748"/>
                                  </a:lnTo>
                                  <a:lnTo>
                                    <a:pt x="8312" y="19899"/>
                                  </a:lnTo>
                                  <a:lnTo>
                                    <a:pt x="8967" y="19899"/>
                                  </a:lnTo>
                                  <a:lnTo>
                                    <a:pt x="9068" y="19950"/>
                                  </a:lnTo>
                                  <a:lnTo>
                                    <a:pt x="9975" y="19950"/>
                                  </a:lnTo>
                                  <a:lnTo>
                                    <a:pt x="10982" y="19950"/>
                                  </a:lnTo>
                                  <a:lnTo>
                                    <a:pt x="11083" y="19899"/>
                                  </a:lnTo>
                                  <a:lnTo>
                                    <a:pt x="11637" y="19899"/>
                                  </a:lnTo>
                                  <a:lnTo>
                                    <a:pt x="11738" y="19748"/>
                                  </a:lnTo>
                                  <a:lnTo>
                                    <a:pt x="12191" y="19748"/>
                                  </a:lnTo>
                                  <a:lnTo>
                                    <a:pt x="12242" y="19597"/>
                                  </a:lnTo>
                                  <a:lnTo>
                                    <a:pt x="12594" y="19597"/>
                                  </a:lnTo>
                                  <a:lnTo>
                                    <a:pt x="12796" y="19496"/>
                                  </a:lnTo>
                                  <a:lnTo>
                                    <a:pt x="12997" y="19496"/>
                                  </a:lnTo>
                                  <a:lnTo>
                                    <a:pt x="13149" y="19446"/>
                                  </a:lnTo>
                                  <a:lnTo>
                                    <a:pt x="13350" y="19446"/>
                                  </a:lnTo>
                                  <a:lnTo>
                                    <a:pt x="13401" y="19345"/>
                                  </a:lnTo>
                                  <a:lnTo>
                                    <a:pt x="13602" y="19244"/>
                                  </a:lnTo>
                                  <a:lnTo>
                                    <a:pt x="13753" y="19244"/>
                                  </a:lnTo>
                                  <a:lnTo>
                                    <a:pt x="13854" y="19144"/>
                                  </a:lnTo>
                                  <a:lnTo>
                                    <a:pt x="14207" y="19144"/>
                                  </a:lnTo>
                                  <a:lnTo>
                                    <a:pt x="14257" y="19144"/>
                                  </a:lnTo>
                                  <a:lnTo>
                                    <a:pt x="14458" y="18942"/>
                                  </a:lnTo>
                                  <a:lnTo>
                                    <a:pt x="14559" y="18892"/>
                                  </a:lnTo>
                                  <a:lnTo>
                                    <a:pt x="14710" y="18741"/>
                                  </a:lnTo>
                                  <a:lnTo>
                                    <a:pt x="14811" y="18640"/>
                                  </a:lnTo>
                                  <a:lnTo>
                                    <a:pt x="15013" y="18640"/>
                                  </a:lnTo>
                                  <a:lnTo>
                                    <a:pt x="15264" y="18539"/>
                                  </a:lnTo>
                                  <a:lnTo>
                                    <a:pt x="15416" y="18388"/>
                                  </a:lnTo>
                                  <a:lnTo>
                                    <a:pt x="15617" y="18237"/>
                                  </a:lnTo>
                                  <a:lnTo>
                                    <a:pt x="15718" y="18136"/>
                                  </a:lnTo>
                                  <a:lnTo>
                                    <a:pt x="15869" y="18086"/>
                                  </a:lnTo>
                                  <a:lnTo>
                                    <a:pt x="15970" y="17985"/>
                                  </a:lnTo>
                                  <a:lnTo>
                                    <a:pt x="16272" y="17935"/>
                                  </a:lnTo>
                                  <a:lnTo>
                                    <a:pt x="16877" y="17179"/>
                                  </a:lnTo>
                                  <a:lnTo>
                                    <a:pt x="17078" y="17078"/>
                                  </a:lnTo>
                                  <a:lnTo>
                                    <a:pt x="17280" y="16877"/>
                                  </a:lnTo>
                                  <a:lnTo>
                                    <a:pt x="17884" y="16171"/>
                                  </a:lnTo>
                                  <a:lnTo>
                                    <a:pt x="17985" y="15970"/>
                                  </a:lnTo>
                                  <a:lnTo>
                                    <a:pt x="18086" y="15919"/>
                                  </a:lnTo>
                                  <a:lnTo>
                                    <a:pt x="18136" y="15718"/>
                                  </a:lnTo>
                                  <a:lnTo>
                                    <a:pt x="18388" y="15617"/>
                                  </a:lnTo>
                                  <a:lnTo>
                                    <a:pt x="18438" y="15365"/>
                                  </a:lnTo>
                                  <a:lnTo>
                                    <a:pt x="18640" y="15214"/>
                                  </a:lnTo>
                                  <a:lnTo>
                                    <a:pt x="18690" y="15013"/>
                                  </a:lnTo>
                                  <a:lnTo>
                                    <a:pt x="18690" y="14811"/>
                                  </a:lnTo>
                                  <a:lnTo>
                                    <a:pt x="18791" y="14710"/>
                                  </a:lnTo>
                                  <a:lnTo>
                                    <a:pt x="18841" y="14458"/>
                                  </a:lnTo>
                                  <a:lnTo>
                                    <a:pt x="19043" y="14408"/>
                                  </a:lnTo>
                                  <a:lnTo>
                                    <a:pt x="19093" y="14207"/>
                                  </a:lnTo>
                                  <a:lnTo>
                                    <a:pt x="19093" y="14106"/>
                                  </a:lnTo>
                                  <a:lnTo>
                                    <a:pt x="19144" y="13904"/>
                                  </a:lnTo>
                                  <a:lnTo>
                                    <a:pt x="19244" y="13753"/>
                                  </a:lnTo>
                                  <a:lnTo>
                                    <a:pt x="19244" y="13552"/>
                                  </a:lnTo>
                                  <a:lnTo>
                                    <a:pt x="19446" y="13401"/>
                                  </a:lnTo>
                                  <a:lnTo>
                                    <a:pt x="19496" y="13249"/>
                                  </a:lnTo>
                                  <a:lnTo>
                                    <a:pt x="19496" y="13098"/>
                                  </a:lnTo>
                                  <a:lnTo>
                                    <a:pt x="19597" y="12947"/>
                                  </a:lnTo>
                                  <a:lnTo>
                                    <a:pt x="19597" y="12846"/>
                                  </a:lnTo>
                                  <a:lnTo>
                                    <a:pt x="19748" y="12645"/>
                                  </a:lnTo>
                                  <a:lnTo>
                                    <a:pt x="19748" y="12242"/>
                                  </a:lnTo>
                                  <a:lnTo>
                                    <a:pt x="19849" y="12091"/>
                                  </a:lnTo>
                                  <a:lnTo>
                                    <a:pt x="19849" y="11738"/>
                                  </a:lnTo>
                                  <a:lnTo>
                                    <a:pt x="19899" y="11688"/>
                                  </a:lnTo>
                                  <a:lnTo>
                                    <a:pt x="19899" y="11033"/>
                                  </a:lnTo>
                                  <a:lnTo>
                                    <a:pt x="19950" y="10932"/>
                                  </a:lnTo>
                                  <a:lnTo>
                                    <a:pt x="19950" y="10076"/>
                                  </a:lnTo>
                                  <a:lnTo>
                                    <a:pt x="19950" y="9018"/>
                                  </a:lnTo>
                                  <a:lnTo>
                                    <a:pt x="19899" y="8967"/>
                                  </a:lnTo>
                                  <a:lnTo>
                                    <a:pt x="19899" y="8312"/>
                                  </a:lnTo>
                                  <a:lnTo>
                                    <a:pt x="19849" y="8262"/>
                                  </a:lnTo>
                                  <a:lnTo>
                                    <a:pt x="19849" y="7859"/>
                                  </a:lnTo>
                                  <a:lnTo>
                                    <a:pt x="19748" y="7758"/>
                                  </a:lnTo>
                                  <a:lnTo>
                                    <a:pt x="19748" y="7355"/>
                                  </a:lnTo>
                                  <a:lnTo>
                                    <a:pt x="19597" y="7154"/>
                                  </a:lnTo>
                                  <a:lnTo>
                                    <a:pt x="19597" y="7053"/>
                                  </a:lnTo>
                                  <a:lnTo>
                                    <a:pt x="19496" y="6851"/>
                                  </a:lnTo>
                                  <a:lnTo>
                                    <a:pt x="19496" y="6700"/>
                                  </a:lnTo>
                                  <a:lnTo>
                                    <a:pt x="19446" y="6599"/>
                                  </a:lnTo>
                                  <a:lnTo>
                                    <a:pt x="19244" y="6348"/>
                                  </a:lnTo>
                                  <a:lnTo>
                                    <a:pt x="19244" y="6247"/>
                                  </a:lnTo>
                                  <a:lnTo>
                                    <a:pt x="19144" y="6096"/>
                                  </a:lnTo>
                                  <a:lnTo>
                                    <a:pt x="19093" y="5894"/>
                                  </a:lnTo>
                                  <a:lnTo>
                                    <a:pt x="19093" y="5793"/>
                                  </a:lnTo>
                                  <a:lnTo>
                                    <a:pt x="19043" y="5592"/>
                                  </a:lnTo>
                                  <a:lnTo>
                                    <a:pt x="18841" y="5542"/>
                                  </a:lnTo>
                                  <a:lnTo>
                                    <a:pt x="18791" y="5239"/>
                                  </a:lnTo>
                                  <a:lnTo>
                                    <a:pt x="18690" y="5189"/>
                                  </a:lnTo>
                                  <a:lnTo>
                                    <a:pt x="18690" y="4987"/>
                                  </a:lnTo>
                                  <a:lnTo>
                                    <a:pt x="18640" y="4786"/>
                                  </a:lnTo>
                                  <a:lnTo>
                                    <a:pt x="18438" y="4635"/>
                                  </a:lnTo>
                                  <a:lnTo>
                                    <a:pt x="18388" y="4383"/>
                                  </a:lnTo>
                                  <a:lnTo>
                                    <a:pt x="18136" y="4232"/>
                                  </a:lnTo>
                                  <a:lnTo>
                                    <a:pt x="18086" y="4030"/>
                                  </a:lnTo>
                                  <a:lnTo>
                                    <a:pt x="17985" y="4030"/>
                                  </a:lnTo>
                                  <a:lnTo>
                                    <a:pt x="17884" y="3829"/>
                                  </a:lnTo>
                                  <a:lnTo>
                                    <a:pt x="17280" y="3023"/>
                                  </a:lnTo>
                                  <a:lnTo>
                                    <a:pt x="17078" y="2922"/>
                                  </a:lnTo>
                                  <a:lnTo>
                                    <a:pt x="16877" y="2821"/>
                                  </a:lnTo>
                                  <a:lnTo>
                                    <a:pt x="16272" y="2065"/>
                                  </a:lnTo>
                                  <a:lnTo>
                                    <a:pt x="15970" y="2015"/>
                                  </a:lnTo>
                                  <a:lnTo>
                                    <a:pt x="15869" y="1914"/>
                                  </a:lnTo>
                                  <a:lnTo>
                                    <a:pt x="15718" y="1864"/>
                                  </a:lnTo>
                                  <a:lnTo>
                                    <a:pt x="15617" y="1763"/>
                                  </a:lnTo>
                                  <a:lnTo>
                                    <a:pt x="15416" y="1612"/>
                                  </a:lnTo>
                                  <a:lnTo>
                                    <a:pt x="15264" y="1461"/>
                                  </a:lnTo>
                                  <a:lnTo>
                                    <a:pt x="15013" y="1360"/>
                                  </a:lnTo>
                                  <a:lnTo>
                                    <a:pt x="14811" y="1360"/>
                                  </a:lnTo>
                                  <a:lnTo>
                                    <a:pt x="14710" y="1209"/>
                                  </a:lnTo>
                                  <a:lnTo>
                                    <a:pt x="14559" y="1108"/>
                                  </a:lnTo>
                                  <a:lnTo>
                                    <a:pt x="14458" y="1058"/>
                                  </a:lnTo>
                                  <a:lnTo>
                                    <a:pt x="14257" y="856"/>
                                  </a:lnTo>
                                  <a:lnTo>
                                    <a:pt x="14207" y="856"/>
                                  </a:lnTo>
                                  <a:lnTo>
                                    <a:pt x="13854" y="856"/>
                                  </a:lnTo>
                                  <a:lnTo>
                                    <a:pt x="13753" y="705"/>
                                  </a:lnTo>
                                  <a:lnTo>
                                    <a:pt x="13602" y="705"/>
                                  </a:lnTo>
                                  <a:lnTo>
                                    <a:pt x="13401" y="655"/>
                                  </a:lnTo>
                                  <a:lnTo>
                                    <a:pt x="13350" y="554"/>
                                  </a:lnTo>
                                  <a:lnTo>
                                    <a:pt x="13149" y="554"/>
                                  </a:lnTo>
                                  <a:lnTo>
                                    <a:pt x="12997" y="504"/>
                                  </a:lnTo>
                                  <a:lnTo>
                                    <a:pt x="12796" y="504"/>
                                  </a:lnTo>
                                  <a:lnTo>
                                    <a:pt x="12594" y="403"/>
                                  </a:lnTo>
                                  <a:lnTo>
                                    <a:pt x="12242" y="403"/>
                                  </a:lnTo>
                                  <a:lnTo>
                                    <a:pt x="12191" y="151"/>
                                  </a:lnTo>
                                  <a:lnTo>
                                    <a:pt x="11738" y="151"/>
                                  </a:lnTo>
                                  <a:lnTo>
                                    <a:pt x="11637" y="101"/>
                                  </a:lnTo>
                                  <a:lnTo>
                                    <a:pt x="11083" y="101"/>
                                  </a:lnTo>
                                  <a:lnTo>
                                    <a:pt x="10982" y="0"/>
                                  </a:lnTo>
                                  <a:lnTo>
                                    <a:pt x="9975" y="0"/>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Freeform 42"/>
                          <wps:cNvSpPr>
                            <a:spLocks/>
                          </wps:cNvSpPr>
                          <wps:spPr bwMode="auto">
                            <a:xfrm>
                              <a:off x="2115" y="2115"/>
                              <a:ext cx="15718" cy="15719"/>
                            </a:xfrm>
                            <a:custGeom>
                              <a:avLst/>
                              <a:gdLst>
                                <a:gd name="T0" fmla="*/ 8718 w 20000"/>
                                <a:gd name="T1" fmla="*/ 128 h 20000"/>
                                <a:gd name="T2" fmla="*/ 7564 w 20000"/>
                                <a:gd name="T3" fmla="*/ 385 h 20000"/>
                                <a:gd name="T4" fmla="*/ 6859 w 20000"/>
                                <a:gd name="T5" fmla="*/ 577 h 20000"/>
                                <a:gd name="T6" fmla="*/ 6410 w 20000"/>
                                <a:gd name="T7" fmla="*/ 705 h 20000"/>
                                <a:gd name="T8" fmla="*/ 5962 w 20000"/>
                                <a:gd name="T9" fmla="*/ 962 h 20000"/>
                                <a:gd name="T10" fmla="*/ 5256 w 20000"/>
                                <a:gd name="T11" fmla="*/ 1154 h 20000"/>
                                <a:gd name="T12" fmla="*/ 4679 w 20000"/>
                                <a:gd name="T13" fmla="*/ 1795 h 20000"/>
                                <a:gd name="T14" fmla="*/ 3718 w 20000"/>
                                <a:gd name="T15" fmla="*/ 2244 h 20000"/>
                                <a:gd name="T16" fmla="*/ 1731 w 20000"/>
                                <a:gd name="T17" fmla="*/ 4487 h 20000"/>
                                <a:gd name="T18" fmla="*/ 1282 w 20000"/>
                                <a:gd name="T19" fmla="*/ 5128 h 20000"/>
                                <a:gd name="T20" fmla="*/ 897 w 20000"/>
                                <a:gd name="T21" fmla="*/ 5833 h 20000"/>
                                <a:gd name="T22" fmla="*/ 833 w 20000"/>
                                <a:gd name="T23" fmla="*/ 6346 h 20000"/>
                                <a:gd name="T24" fmla="*/ 577 w 20000"/>
                                <a:gd name="T25" fmla="*/ 6795 h 20000"/>
                                <a:gd name="T26" fmla="*/ 449 w 20000"/>
                                <a:gd name="T27" fmla="*/ 7500 h 20000"/>
                                <a:gd name="T28" fmla="*/ 256 w 20000"/>
                                <a:gd name="T29" fmla="*/ 8077 h 20000"/>
                                <a:gd name="T30" fmla="*/ 0 w 20000"/>
                                <a:gd name="T31" fmla="*/ 10064 h 20000"/>
                                <a:gd name="T32" fmla="*/ 256 w 20000"/>
                                <a:gd name="T33" fmla="*/ 11923 h 20000"/>
                                <a:gd name="T34" fmla="*/ 449 w 20000"/>
                                <a:gd name="T35" fmla="*/ 12628 h 20000"/>
                                <a:gd name="T36" fmla="*/ 577 w 20000"/>
                                <a:gd name="T37" fmla="*/ 13205 h 20000"/>
                                <a:gd name="T38" fmla="*/ 833 w 20000"/>
                                <a:gd name="T39" fmla="*/ 13782 h 20000"/>
                                <a:gd name="T40" fmla="*/ 897 w 20000"/>
                                <a:gd name="T41" fmla="*/ 14295 h 20000"/>
                                <a:gd name="T42" fmla="*/ 1282 w 20000"/>
                                <a:gd name="T43" fmla="*/ 14936 h 20000"/>
                                <a:gd name="T44" fmla="*/ 1731 w 20000"/>
                                <a:gd name="T45" fmla="*/ 15641 h 20000"/>
                                <a:gd name="T46" fmla="*/ 3718 w 20000"/>
                                <a:gd name="T47" fmla="*/ 17885 h 20000"/>
                                <a:gd name="T48" fmla="*/ 4679 w 20000"/>
                                <a:gd name="T49" fmla="*/ 18333 h 20000"/>
                                <a:gd name="T50" fmla="*/ 5256 w 20000"/>
                                <a:gd name="T51" fmla="*/ 18910 h 20000"/>
                                <a:gd name="T52" fmla="*/ 5962 w 20000"/>
                                <a:gd name="T53" fmla="*/ 19167 h 20000"/>
                                <a:gd name="T54" fmla="*/ 6410 w 20000"/>
                                <a:gd name="T55" fmla="*/ 19423 h 20000"/>
                                <a:gd name="T56" fmla="*/ 6859 w 20000"/>
                                <a:gd name="T57" fmla="*/ 19487 h 20000"/>
                                <a:gd name="T58" fmla="*/ 7564 w 20000"/>
                                <a:gd name="T59" fmla="*/ 19744 h 20000"/>
                                <a:gd name="T60" fmla="*/ 8718 w 20000"/>
                                <a:gd name="T61" fmla="*/ 19872 h 20000"/>
                                <a:gd name="T62" fmla="*/ 10962 w 20000"/>
                                <a:gd name="T63" fmla="*/ 19936 h 20000"/>
                                <a:gd name="T64" fmla="*/ 12051 w 20000"/>
                                <a:gd name="T65" fmla="*/ 19744 h 20000"/>
                                <a:gd name="T66" fmla="*/ 12949 w 20000"/>
                                <a:gd name="T67" fmla="*/ 19615 h 20000"/>
                                <a:gd name="T68" fmla="*/ 13397 w 20000"/>
                                <a:gd name="T69" fmla="*/ 19423 h 20000"/>
                                <a:gd name="T70" fmla="*/ 13910 w 20000"/>
                                <a:gd name="T71" fmla="*/ 19295 h 20000"/>
                                <a:gd name="T72" fmla="*/ 14487 w 20000"/>
                                <a:gd name="T73" fmla="*/ 18910 h 20000"/>
                                <a:gd name="T74" fmla="*/ 14936 w 20000"/>
                                <a:gd name="T75" fmla="*/ 18654 h 20000"/>
                                <a:gd name="T76" fmla="*/ 16154 w 20000"/>
                                <a:gd name="T77" fmla="*/ 17885 h 20000"/>
                                <a:gd name="T78" fmla="*/ 17756 w 20000"/>
                                <a:gd name="T79" fmla="*/ 16218 h 20000"/>
                                <a:gd name="T80" fmla="*/ 18654 w 20000"/>
                                <a:gd name="T81" fmla="*/ 15064 h 20000"/>
                                <a:gd name="T82" fmla="*/ 18782 w 20000"/>
                                <a:gd name="T83" fmla="*/ 14487 h 20000"/>
                                <a:gd name="T84" fmla="*/ 19167 w 20000"/>
                                <a:gd name="T85" fmla="*/ 13910 h 20000"/>
                                <a:gd name="T86" fmla="*/ 19359 w 20000"/>
                                <a:gd name="T87" fmla="*/ 13590 h 20000"/>
                                <a:gd name="T88" fmla="*/ 19615 w 20000"/>
                                <a:gd name="T89" fmla="*/ 13013 h 20000"/>
                                <a:gd name="T90" fmla="*/ 19744 w 20000"/>
                                <a:gd name="T91" fmla="*/ 12051 h 20000"/>
                                <a:gd name="T92" fmla="*/ 19936 w 20000"/>
                                <a:gd name="T93" fmla="*/ 11154 h 20000"/>
                                <a:gd name="T94" fmla="*/ 19872 w 20000"/>
                                <a:gd name="T95" fmla="*/ 8782 h 20000"/>
                                <a:gd name="T96" fmla="*/ 19744 w 20000"/>
                                <a:gd name="T97" fmla="*/ 7628 h 20000"/>
                                <a:gd name="T98" fmla="*/ 19487 w 20000"/>
                                <a:gd name="T99" fmla="*/ 6987 h 20000"/>
                                <a:gd name="T100" fmla="*/ 19359 w 20000"/>
                                <a:gd name="T101" fmla="*/ 6410 h 20000"/>
                                <a:gd name="T102" fmla="*/ 19038 w 20000"/>
                                <a:gd name="T103" fmla="*/ 5962 h 20000"/>
                                <a:gd name="T104" fmla="*/ 18782 w 20000"/>
                                <a:gd name="T105" fmla="*/ 5321 h 20000"/>
                                <a:gd name="T106" fmla="*/ 18333 w 20000"/>
                                <a:gd name="T107" fmla="*/ 4679 h 20000"/>
                                <a:gd name="T108" fmla="*/ 17756 w 20000"/>
                                <a:gd name="T109" fmla="*/ 3782 h 20000"/>
                                <a:gd name="T110" fmla="*/ 15641 w 20000"/>
                                <a:gd name="T111" fmla="*/ 1795 h 20000"/>
                                <a:gd name="T112" fmla="*/ 14872 w 20000"/>
                                <a:gd name="T113" fmla="*/ 1346 h 20000"/>
                                <a:gd name="T114" fmla="*/ 14231 w 20000"/>
                                <a:gd name="T115" fmla="*/ 962 h 20000"/>
                                <a:gd name="T116" fmla="*/ 13654 w 20000"/>
                                <a:gd name="T117" fmla="*/ 833 h 20000"/>
                                <a:gd name="T118" fmla="*/ 13205 w 20000"/>
                                <a:gd name="T119" fmla="*/ 577 h 20000"/>
                                <a:gd name="T120" fmla="*/ 12628 w 20000"/>
                                <a:gd name="T121" fmla="*/ 513 h 20000"/>
                                <a:gd name="T122" fmla="*/ 11859 w 20000"/>
                                <a:gd name="T123" fmla="*/ 128 h 20000"/>
                                <a:gd name="T124" fmla="*/ 10000 w 20000"/>
                                <a:gd name="T125"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000" h="20000">
                                  <a:moveTo>
                                    <a:pt x="10000" y="0"/>
                                  </a:moveTo>
                                  <a:lnTo>
                                    <a:pt x="8974" y="0"/>
                                  </a:lnTo>
                                  <a:lnTo>
                                    <a:pt x="8718" y="128"/>
                                  </a:lnTo>
                                  <a:lnTo>
                                    <a:pt x="8077" y="128"/>
                                  </a:lnTo>
                                  <a:lnTo>
                                    <a:pt x="7949" y="385"/>
                                  </a:lnTo>
                                  <a:lnTo>
                                    <a:pt x="7564" y="385"/>
                                  </a:lnTo>
                                  <a:lnTo>
                                    <a:pt x="7436" y="513"/>
                                  </a:lnTo>
                                  <a:lnTo>
                                    <a:pt x="7115" y="513"/>
                                  </a:lnTo>
                                  <a:lnTo>
                                    <a:pt x="6859" y="577"/>
                                  </a:lnTo>
                                  <a:lnTo>
                                    <a:pt x="6795" y="577"/>
                                  </a:lnTo>
                                  <a:lnTo>
                                    <a:pt x="6538" y="705"/>
                                  </a:lnTo>
                                  <a:lnTo>
                                    <a:pt x="6410" y="705"/>
                                  </a:lnTo>
                                  <a:lnTo>
                                    <a:pt x="6282" y="833"/>
                                  </a:lnTo>
                                  <a:lnTo>
                                    <a:pt x="6154" y="833"/>
                                  </a:lnTo>
                                  <a:lnTo>
                                    <a:pt x="5962" y="962"/>
                                  </a:lnTo>
                                  <a:lnTo>
                                    <a:pt x="5833" y="962"/>
                                  </a:lnTo>
                                  <a:lnTo>
                                    <a:pt x="5513" y="1154"/>
                                  </a:lnTo>
                                  <a:lnTo>
                                    <a:pt x="5256" y="1154"/>
                                  </a:lnTo>
                                  <a:lnTo>
                                    <a:pt x="5128" y="1346"/>
                                  </a:lnTo>
                                  <a:lnTo>
                                    <a:pt x="5000" y="1346"/>
                                  </a:lnTo>
                                  <a:lnTo>
                                    <a:pt x="4679" y="1795"/>
                                  </a:lnTo>
                                  <a:lnTo>
                                    <a:pt x="4423" y="1795"/>
                                  </a:lnTo>
                                  <a:lnTo>
                                    <a:pt x="3846" y="2244"/>
                                  </a:lnTo>
                                  <a:lnTo>
                                    <a:pt x="3718" y="2244"/>
                                  </a:lnTo>
                                  <a:lnTo>
                                    <a:pt x="2179" y="3782"/>
                                  </a:lnTo>
                                  <a:lnTo>
                                    <a:pt x="2179" y="3846"/>
                                  </a:lnTo>
                                  <a:lnTo>
                                    <a:pt x="1731" y="4487"/>
                                  </a:lnTo>
                                  <a:lnTo>
                                    <a:pt x="1731" y="4679"/>
                                  </a:lnTo>
                                  <a:lnTo>
                                    <a:pt x="1282" y="5064"/>
                                  </a:lnTo>
                                  <a:lnTo>
                                    <a:pt x="1282" y="5128"/>
                                  </a:lnTo>
                                  <a:lnTo>
                                    <a:pt x="1154" y="5321"/>
                                  </a:lnTo>
                                  <a:lnTo>
                                    <a:pt x="1154" y="5641"/>
                                  </a:lnTo>
                                  <a:lnTo>
                                    <a:pt x="897" y="5833"/>
                                  </a:lnTo>
                                  <a:lnTo>
                                    <a:pt x="897" y="5962"/>
                                  </a:lnTo>
                                  <a:lnTo>
                                    <a:pt x="833" y="6218"/>
                                  </a:lnTo>
                                  <a:lnTo>
                                    <a:pt x="833" y="6346"/>
                                  </a:lnTo>
                                  <a:lnTo>
                                    <a:pt x="641" y="6410"/>
                                  </a:lnTo>
                                  <a:lnTo>
                                    <a:pt x="641" y="6538"/>
                                  </a:lnTo>
                                  <a:lnTo>
                                    <a:pt x="577" y="6795"/>
                                  </a:lnTo>
                                  <a:lnTo>
                                    <a:pt x="577" y="6987"/>
                                  </a:lnTo>
                                  <a:lnTo>
                                    <a:pt x="449" y="7179"/>
                                  </a:lnTo>
                                  <a:lnTo>
                                    <a:pt x="449" y="7500"/>
                                  </a:lnTo>
                                  <a:lnTo>
                                    <a:pt x="321" y="7628"/>
                                  </a:lnTo>
                                  <a:lnTo>
                                    <a:pt x="321" y="7949"/>
                                  </a:lnTo>
                                  <a:lnTo>
                                    <a:pt x="256" y="8077"/>
                                  </a:lnTo>
                                  <a:lnTo>
                                    <a:pt x="256" y="8782"/>
                                  </a:lnTo>
                                  <a:lnTo>
                                    <a:pt x="0" y="9038"/>
                                  </a:lnTo>
                                  <a:lnTo>
                                    <a:pt x="0" y="10064"/>
                                  </a:lnTo>
                                  <a:lnTo>
                                    <a:pt x="0" y="11154"/>
                                  </a:lnTo>
                                  <a:lnTo>
                                    <a:pt x="256" y="11346"/>
                                  </a:lnTo>
                                  <a:lnTo>
                                    <a:pt x="256" y="11923"/>
                                  </a:lnTo>
                                  <a:lnTo>
                                    <a:pt x="321" y="12051"/>
                                  </a:lnTo>
                                  <a:lnTo>
                                    <a:pt x="321" y="12500"/>
                                  </a:lnTo>
                                  <a:lnTo>
                                    <a:pt x="449" y="12628"/>
                                  </a:lnTo>
                                  <a:lnTo>
                                    <a:pt x="449" y="13013"/>
                                  </a:lnTo>
                                  <a:lnTo>
                                    <a:pt x="577" y="13077"/>
                                  </a:lnTo>
                                  <a:lnTo>
                                    <a:pt x="577" y="13205"/>
                                  </a:lnTo>
                                  <a:lnTo>
                                    <a:pt x="641" y="13590"/>
                                  </a:lnTo>
                                  <a:lnTo>
                                    <a:pt x="641" y="13654"/>
                                  </a:lnTo>
                                  <a:lnTo>
                                    <a:pt x="833" y="13782"/>
                                  </a:lnTo>
                                  <a:lnTo>
                                    <a:pt x="833" y="13910"/>
                                  </a:lnTo>
                                  <a:lnTo>
                                    <a:pt x="897" y="14103"/>
                                  </a:lnTo>
                                  <a:lnTo>
                                    <a:pt x="897" y="14295"/>
                                  </a:lnTo>
                                  <a:lnTo>
                                    <a:pt x="1154" y="14487"/>
                                  </a:lnTo>
                                  <a:lnTo>
                                    <a:pt x="1154" y="14679"/>
                                  </a:lnTo>
                                  <a:lnTo>
                                    <a:pt x="1282" y="14936"/>
                                  </a:lnTo>
                                  <a:lnTo>
                                    <a:pt x="1282" y="15064"/>
                                  </a:lnTo>
                                  <a:lnTo>
                                    <a:pt x="1731" y="15449"/>
                                  </a:lnTo>
                                  <a:lnTo>
                                    <a:pt x="1731" y="15641"/>
                                  </a:lnTo>
                                  <a:lnTo>
                                    <a:pt x="2179" y="16218"/>
                                  </a:lnTo>
                                  <a:lnTo>
                                    <a:pt x="2179" y="16346"/>
                                  </a:lnTo>
                                  <a:lnTo>
                                    <a:pt x="3718" y="17885"/>
                                  </a:lnTo>
                                  <a:lnTo>
                                    <a:pt x="3846" y="17885"/>
                                  </a:lnTo>
                                  <a:lnTo>
                                    <a:pt x="4423" y="18333"/>
                                  </a:lnTo>
                                  <a:lnTo>
                                    <a:pt x="4679" y="18333"/>
                                  </a:lnTo>
                                  <a:lnTo>
                                    <a:pt x="5000" y="18654"/>
                                  </a:lnTo>
                                  <a:lnTo>
                                    <a:pt x="5128" y="18654"/>
                                  </a:lnTo>
                                  <a:lnTo>
                                    <a:pt x="5256" y="18910"/>
                                  </a:lnTo>
                                  <a:lnTo>
                                    <a:pt x="5513" y="18910"/>
                                  </a:lnTo>
                                  <a:lnTo>
                                    <a:pt x="5833" y="19167"/>
                                  </a:lnTo>
                                  <a:lnTo>
                                    <a:pt x="5962" y="19167"/>
                                  </a:lnTo>
                                  <a:lnTo>
                                    <a:pt x="6154" y="19295"/>
                                  </a:lnTo>
                                  <a:lnTo>
                                    <a:pt x="6282" y="19295"/>
                                  </a:lnTo>
                                  <a:lnTo>
                                    <a:pt x="6410" y="19423"/>
                                  </a:lnTo>
                                  <a:lnTo>
                                    <a:pt x="6538" y="19423"/>
                                  </a:lnTo>
                                  <a:lnTo>
                                    <a:pt x="6795" y="19487"/>
                                  </a:lnTo>
                                  <a:lnTo>
                                    <a:pt x="6859" y="19487"/>
                                  </a:lnTo>
                                  <a:lnTo>
                                    <a:pt x="7115" y="19615"/>
                                  </a:lnTo>
                                  <a:lnTo>
                                    <a:pt x="7436" y="19615"/>
                                  </a:lnTo>
                                  <a:lnTo>
                                    <a:pt x="7564" y="19744"/>
                                  </a:lnTo>
                                  <a:lnTo>
                                    <a:pt x="7949" y="19744"/>
                                  </a:lnTo>
                                  <a:lnTo>
                                    <a:pt x="8077" y="19872"/>
                                  </a:lnTo>
                                  <a:lnTo>
                                    <a:pt x="8718" y="19872"/>
                                  </a:lnTo>
                                  <a:lnTo>
                                    <a:pt x="8974" y="19936"/>
                                  </a:lnTo>
                                  <a:lnTo>
                                    <a:pt x="10000" y="19936"/>
                                  </a:lnTo>
                                  <a:lnTo>
                                    <a:pt x="10962" y="19936"/>
                                  </a:lnTo>
                                  <a:lnTo>
                                    <a:pt x="11282" y="19872"/>
                                  </a:lnTo>
                                  <a:lnTo>
                                    <a:pt x="11859" y="19872"/>
                                  </a:lnTo>
                                  <a:lnTo>
                                    <a:pt x="12051" y="19744"/>
                                  </a:lnTo>
                                  <a:lnTo>
                                    <a:pt x="12372" y="19744"/>
                                  </a:lnTo>
                                  <a:lnTo>
                                    <a:pt x="12628" y="19615"/>
                                  </a:lnTo>
                                  <a:lnTo>
                                    <a:pt x="12949" y="19615"/>
                                  </a:lnTo>
                                  <a:lnTo>
                                    <a:pt x="13077" y="19487"/>
                                  </a:lnTo>
                                  <a:lnTo>
                                    <a:pt x="13205" y="19487"/>
                                  </a:lnTo>
                                  <a:lnTo>
                                    <a:pt x="13397" y="19423"/>
                                  </a:lnTo>
                                  <a:lnTo>
                                    <a:pt x="13526" y="19423"/>
                                  </a:lnTo>
                                  <a:lnTo>
                                    <a:pt x="13654" y="19295"/>
                                  </a:lnTo>
                                  <a:lnTo>
                                    <a:pt x="13910" y="19295"/>
                                  </a:lnTo>
                                  <a:lnTo>
                                    <a:pt x="14103" y="19167"/>
                                  </a:lnTo>
                                  <a:lnTo>
                                    <a:pt x="14231" y="19167"/>
                                  </a:lnTo>
                                  <a:lnTo>
                                    <a:pt x="14487" y="18910"/>
                                  </a:lnTo>
                                  <a:lnTo>
                                    <a:pt x="14679" y="18910"/>
                                  </a:lnTo>
                                  <a:lnTo>
                                    <a:pt x="14872" y="18654"/>
                                  </a:lnTo>
                                  <a:lnTo>
                                    <a:pt x="14936" y="18654"/>
                                  </a:lnTo>
                                  <a:lnTo>
                                    <a:pt x="15449" y="18333"/>
                                  </a:lnTo>
                                  <a:lnTo>
                                    <a:pt x="15641" y="18333"/>
                                  </a:lnTo>
                                  <a:lnTo>
                                    <a:pt x="16154" y="17885"/>
                                  </a:lnTo>
                                  <a:lnTo>
                                    <a:pt x="16218" y="17885"/>
                                  </a:lnTo>
                                  <a:lnTo>
                                    <a:pt x="17756" y="16346"/>
                                  </a:lnTo>
                                  <a:lnTo>
                                    <a:pt x="17756" y="16218"/>
                                  </a:lnTo>
                                  <a:lnTo>
                                    <a:pt x="18333" y="15641"/>
                                  </a:lnTo>
                                  <a:lnTo>
                                    <a:pt x="18333" y="15449"/>
                                  </a:lnTo>
                                  <a:lnTo>
                                    <a:pt x="18654" y="15064"/>
                                  </a:lnTo>
                                  <a:lnTo>
                                    <a:pt x="18654" y="14936"/>
                                  </a:lnTo>
                                  <a:lnTo>
                                    <a:pt x="18782" y="14679"/>
                                  </a:lnTo>
                                  <a:lnTo>
                                    <a:pt x="18782" y="14487"/>
                                  </a:lnTo>
                                  <a:lnTo>
                                    <a:pt x="19038" y="14295"/>
                                  </a:lnTo>
                                  <a:lnTo>
                                    <a:pt x="19038" y="14103"/>
                                  </a:lnTo>
                                  <a:lnTo>
                                    <a:pt x="19167" y="13910"/>
                                  </a:lnTo>
                                  <a:lnTo>
                                    <a:pt x="19167" y="13782"/>
                                  </a:lnTo>
                                  <a:lnTo>
                                    <a:pt x="19359" y="13654"/>
                                  </a:lnTo>
                                  <a:lnTo>
                                    <a:pt x="19359" y="13590"/>
                                  </a:lnTo>
                                  <a:lnTo>
                                    <a:pt x="19487" y="13205"/>
                                  </a:lnTo>
                                  <a:lnTo>
                                    <a:pt x="19487" y="13077"/>
                                  </a:lnTo>
                                  <a:lnTo>
                                    <a:pt x="19615" y="13013"/>
                                  </a:lnTo>
                                  <a:lnTo>
                                    <a:pt x="19615" y="12628"/>
                                  </a:lnTo>
                                  <a:lnTo>
                                    <a:pt x="19744" y="12500"/>
                                  </a:lnTo>
                                  <a:lnTo>
                                    <a:pt x="19744" y="12051"/>
                                  </a:lnTo>
                                  <a:lnTo>
                                    <a:pt x="19872" y="11923"/>
                                  </a:lnTo>
                                  <a:lnTo>
                                    <a:pt x="19872" y="11346"/>
                                  </a:lnTo>
                                  <a:lnTo>
                                    <a:pt x="19936" y="11154"/>
                                  </a:lnTo>
                                  <a:lnTo>
                                    <a:pt x="19936" y="10064"/>
                                  </a:lnTo>
                                  <a:lnTo>
                                    <a:pt x="19936" y="9038"/>
                                  </a:lnTo>
                                  <a:lnTo>
                                    <a:pt x="19872" y="8782"/>
                                  </a:lnTo>
                                  <a:lnTo>
                                    <a:pt x="19872" y="8077"/>
                                  </a:lnTo>
                                  <a:lnTo>
                                    <a:pt x="19744" y="7949"/>
                                  </a:lnTo>
                                  <a:lnTo>
                                    <a:pt x="19744" y="7628"/>
                                  </a:lnTo>
                                  <a:lnTo>
                                    <a:pt x="19615" y="7500"/>
                                  </a:lnTo>
                                  <a:lnTo>
                                    <a:pt x="19615" y="7179"/>
                                  </a:lnTo>
                                  <a:lnTo>
                                    <a:pt x="19487" y="6987"/>
                                  </a:lnTo>
                                  <a:lnTo>
                                    <a:pt x="19487" y="6795"/>
                                  </a:lnTo>
                                  <a:lnTo>
                                    <a:pt x="19359" y="6538"/>
                                  </a:lnTo>
                                  <a:lnTo>
                                    <a:pt x="19359" y="6410"/>
                                  </a:lnTo>
                                  <a:lnTo>
                                    <a:pt x="19167" y="6346"/>
                                  </a:lnTo>
                                  <a:lnTo>
                                    <a:pt x="19167" y="6218"/>
                                  </a:lnTo>
                                  <a:lnTo>
                                    <a:pt x="19038" y="5962"/>
                                  </a:lnTo>
                                  <a:lnTo>
                                    <a:pt x="19038" y="5833"/>
                                  </a:lnTo>
                                  <a:lnTo>
                                    <a:pt x="18782" y="5641"/>
                                  </a:lnTo>
                                  <a:lnTo>
                                    <a:pt x="18782" y="5321"/>
                                  </a:lnTo>
                                  <a:lnTo>
                                    <a:pt x="18654" y="5128"/>
                                  </a:lnTo>
                                  <a:lnTo>
                                    <a:pt x="18654" y="5064"/>
                                  </a:lnTo>
                                  <a:lnTo>
                                    <a:pt x="18333" y="4679"/>
                                  </a:lnTo>
                                  <a:lnTo>
                                    <a:pt x="18333" y="4487"/>
                                  </a:lnTo>
                                  <a:lnTo>
                                    <a:pt x="17756" y="3846"/>
                                  </a:lnTo>
                                  <a:lnTo>
                                    <a:pt x="17756" y="3782"/>
                                  </a:lnTo>
                                  <a:lnTo>
                                    <a:pt x="16218" y="2244"/>
                                  </a:lnTo>
                                  <a:lnTo>
                                    <a:pt x="16154" y="2244"/>
                                  </a:lnTo>
                                  <a:lnTo>
                                    <a:pt x="15641" y="1795"/>
                                  </a:lnTo>
                                  <a:lnTo>
                                    <a:pt x="15449" y="1795"/>
                                  </a:lnTo>
                                  <a:lnTo>
                                    <a:pt x="14936" y="1346"/>
                                  </a:lnTo>
                                  <a:lnTo>
                                    <a:pt x="14872" y="1346"/>
                                  </a:lnTo>
                                  <a:lnTo>
                                    <a:pt x="14679" y="1154"/>
                                  </a:lnTo>
                                  <a:lnTo>
                                    <a:pt x="14487" y="1154"/>
                                  </a:lnTo>
                                  <a:lnTo>
                                    <a:pt x="14231" y="962"/>
                                  </a:lnTo>
                                  <a:lnTo>
                                    <a:pt x="14103" y="962"/>
                                  </a:lnTo>
                                  <a:lnTo>
                                    <a:pt x="13910" y="833"/>
                                  </a:lnTo>
                                  <a:lnTo>
                                    <a:pt x="13654" y="833"/>
                                  </a:lnTo>
                                  <a:lnTo>
                                    <a:pt x="13526" y="705"/>
                                  </a:lnTo>
                                  <a:lnTo>
                                    <a:pt x="13397" y="705"/>
                                  </a:lnTo>
                                  <a:lnTo>
                                    <a:pt x="13205" y="577"/>
                                  </a:lnTo>
                                  <a:lnTo>
                                    <a:pt x="13077" y="577"/>
                                  </a:lnTo>
                                  <a:lnTo>
                                    <a:pt x="12949" y="513"/>
                                  </a:lnTo>
                                  <a:lnTo>
                                    <a:pt x="12628" y="513"/>
                                  </a:lnTo>
                                  <a:lnTo>
                                    <a:pt x="12372" y="385"/>
                                  </a:lnTo>
                                  <a:lnTo>
                                    <a:pt x="12051" y="385"/>
                                  </a:lnTo>
                                  <a:lnTo>
                                    <a:pt x="11859" y="128"/>
                                  </a:lnTo>
                                  <a:lnTo>
                                    <a:pt x="11282" y="128"/>
                                  </a:lnTo>
                                  <a:lnTo>
                                    <a:pt x="10962" y="0"/>
                                  </a:lnTo>
                                  <a:lnTo>
                                    <a:pt x="10000" y="0"/>
                                  </a:lnTo>
                                  <a:close/>
                                </a:path>
                              </a:pathLst>
                            </a:custGeom>
                            <a:solidFill>
                              <a:srgbClr val="000080"/>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8" name="Group 43"/>
                          <wpg:cNvGrpSpPr>
                            <a:grpSpLocks/>
                          </wpg:cNvGrpSpPr>
                          <wpg:grpSpPr bwMode="auto">
                            <a:xfrm>
                              <a:off x="5793" y="4281"/>
                              <a:ext cx="8364" cy="11438"/>
                              <a:chOff x="0" y="0"/>
                              <a:chExt cx="20001" cy="20000"/>
                            </a:xfrm>
                          </wpg:grpSpPr>
                          <wps:wsp>
                            <wps:cNvPr id="29" name="Freeform 44"/>
                            <wps:cNvSpPr>
                              <a:spLocks/>
                            </wps:cNvSpPr>
                            <wps:spPr bwMode="auto">
                              <a:xfrm>
                                <a:off x="0" y="0"/>
                                <a:ext cx="6868" cy="20000"/>
                              </a:xfrm>
                              <a:custGeom>
                                <a:avLst/>
                                <a:gdLst>
                                  <a:gd name="T0" fmla="*/ 0 w 20000"/>
                                  <a:gd name="T1" fmla="*/ 0 h 20000"/>
                                  <a:gd name="T2" fmla="*/ 19649 w 20000"/>
                                  <a:gd name="T3" fmla="*/ 0 h 20000"/>
                                  <a:gd name="T4" fmla="*/ 18596 w 20000"/>
                                  <a:gd name="T5" fmla="*/ 19912 h 20000"/>
                                  <a:gd name="T6" fmla="*/ 0 w 20000"/>
                                  <a:gd name="T7" fmla="*/ 19912 h 20000"/>
                                  <a:gd name="T8" fmla="*/ 0 w 20000"/>
                                  <a:gd name="T9" fmla="*/ 1057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19649" y="0"/>
                                    </a:lnTo>
                                    <a:lnTo>
                                      <a:pt x="18596" y="19912"/>
                                    </a:lnTo>
                                    <a:lnTo>
                                      <a:pt x="0" y="19912"/>
                                    </a:lnTo>
                                    <a:lnTo>
                                      <a:pt x="0" y="1057"/>
                                    </a:lnTo>
                                    <a:lnTo>
                                      <a:pt x="0" y="0"/>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Freeform 45"/>
                            <wps:cNvSpPr>
                              <a:spLocks/>
                            </wps:cNvSpPr>
                            <wps:spPr bwMode="auto">
                              <a:xfrm>
                                <a:off x="6385" y="0"/>
                                <a:ext cx="13616" cy="20000"/>
                              </a:xfrm>
                              <a:custGeom>
                                <a:avLst/>
                                <a:gdLst>
                                  <a:gd name="T0" fmla="*/ 8673 w 20000"/>
                                  <a:gd name="T1" fmla="*/ 0 h 20000"/>
                                  <a:gd name="T2" fmla="*/ 19823 w 20000"/>
                                  <a:gd name="T3" fmla="*/ 0 h 20000"/>
                                  <a:gd name="T4" fmla="*/ 11150 w 20000"/>
                                  <a:gd name="T5" fmla="*/ 10044 h 20000"/>
                                  <a:gd name="T6" fmla="*/ 19823 w 20000"/>
                                  <a:gd name="T7" fmla="*/ 19912 h 20000"/>
                                  <a:gd name="T8" fmla="*/ 8673 w 20000"/>
                                  <a:gd name="T9" fmla="*/ 19648 h 20000"/>
                                  <a:gd name="T10" fmla="*/ 0 w 20000"/>
                                  <a:gd name="T11" fmla="*/ 10044 h 20000"/>
                                  <a:gd name="T12" fmla="*/ 8673 w 20000"/>
                                  <a:gd name="T13" fmla="*/ 0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8673" y="0"/>
                                    </a:moveTo>
                                    <a:lnTo>
                                      <a:pt x="19823" y="0"/>
                                    </a:lnTo>
                                    <a:lnTo>
                                      <a:pt x="11150" y="10044"/>
                                    </a:lnTo>
                                    <a:lnTo>
                                      <a:pt x="19823" y="19912"/>
                                    </a:lnTo>
                                    <a:lnTo>
                                      <a:pt x="8673" y="19648"/>
                                    </a:lnTo>
                                    <a:lnTo>
                                      <a:pt x="0" y="10044"/>
                                    </a:lnTo>
                                    <a:lnTo>
                                      <a:pt x="8673" y="0"/>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50AE94A9" id="Group 33" o:spid="_x0000_s1026" style="position:absolute;margin-left:506.05pt;margin-top:758.2pt;width:45.35pt;height:31.2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" o:allowincell="f">
              <v:rect id="Rectangle 3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" fillcolor="navy" stroked="f" strokecolor="white" strokeweight=".1pt"/>
              <v:group id="Group 35" o:spid="_x0000_s1028" style="position:absolute;left:1257;top:3654;width:17486;height:12724" coordorigin="-1,1" coordsize="20005,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36" o:spid="_x0000_s1029" style="position:absolute;left:2850;top:4282;width:2144;height:114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" path="m19765,19736r-13883,l6588,19736,5176,19119r,-88l4941,18678r-470,-352l4235,18062r,-617l3529,17093r-470,-265l3059,16476r-235,-441l2118,15595r,-353l1647,14978r,-352l1412,14009r,-265l235,13392r,-1233l,11718,,8194,235,7753r,-1233l1412,6167r,-176l1647,5286r,-352l2118,4670r,-265l2824,3965r235,-529l3059,3172r470,-353l4235,2467r,-529l4471,1586,5176,881r,-88l6588,,19059,r235,l19059,176r,-176l18353,441r-471,352l17647,881r-471,352l16235,1586r-470,352l15765,2203r-706,264l14824,2819r-471,353l14353,3260r-235,352l13412,4053r,352l12941,4670r,264l12706,5198r,265l12235,5991r,529l11294,6872r,881l10824,8106r,3612l11294,11982r,970l12235,13304r,529l12706,14185r,441l12941,14802r,264l13412,15419r,352l14118,16035r235,441l14353,16652r471,352l15059,17269r706,352l15765,17797r470,441l17176,18502r471,353l17882,19031r471,264l19059,19736r235,176l19059,19736r-12471,l19765,19736xe" stroked="f" strokecolor="white" strokeweight=".1pt">
                  <v:path arrowok="t" o:connecttype="custom" o:connectlocs="631,11285;555,10932;530,10680;454,10328;378,9774;328,9421;227,8917;177,8564;151,8010;25,7658;0,6700;25,4433;151,3526;177,3023;227,2670;303,2267;328,1814;454,1411;479,907;555,453;2043,0;2043,101;1967,252;1892,504;1740,907;1690,1260;1589,1612;1539,1864;1438,2318;1387,2670;1362,2972;1312,3426;1211,3929;1160,4635;1211,6851;1312,7607;1362,8111;1387,8464;1438,8817;1513,9169;1539,9522;1614,9874;1690,10176;1841,10579;1917,10882;2043,11285;2043,11285;2119,11285" o:connectangles="0,0,0,0,0,0,0,0,0,0,0,0,0,0,0,0,0,0,0,0,0,0,0,0,0,0,0,0,0,0,0,0,0,0,0,0,0,0,0,0,0,0,0,0,0,0,0,0"/>
                </v:shape>
                <v:shape id="Freeform 37" o:spid="_x0000_s1030" style="position:absolute;left:-1;top:4282;width:2851;height:114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" path="m19823,19912r-9558,l9912,19912,,10132,9912,r9557,l18761,441r-354,440l18053,1233r-354,353l17522,2203r,264l16991,2819r-177,441l16283,3612r,617l16106,4581r,265l15752,5374r,882l15398,6608r,881l14690,8018r,3964l15398,12423r,969l15752,13656r,970l16106,15154r,265l16283,15683r,528l16814,16652r177,529l17522,17445r,352l17699,18414r354,264l18407,19031r354,440l19823,19912xe" stroked="f" strokecolor="white" strokeweight=".1pt">
                  <v:path arrowok="t" o:connecttype="custom" o:connectlocs="2826,11386;1463,11386;1413,11386;0,5793;1413,0;2775,0;2674,252;2624,504;2573,705;2523,907;2498,1260;2498,1411;2422,1612;2397,1864;2321,2065;2321,2418;2296,2619;2296,2771;2245,3073;2245,3577;2195,3778;2195,4282;2094,4585;2094,6851;2195,7103;2195,7658;2245,7809;2245,8363;2296,8665;2296,8817;2321,8968;2321,9269;2397,9522;2422,9824;2498,9975;2498,10176;2523,10529;2573,10680;2624,10882;2674,11134;2826,11386" o:connectangles="0,0,0,0,0,0,0,0,0,0,0,0,0,0,0,0,0,0,0,0,0,0,0,0,0,0,0,0,0,0,0,0,0,0,0,0,0,0,0,0,0"/>
                </v:shape>
                <v:shape id="Freeform 38" o:spid="_x0000_s1031" style="position:absolute;left:15009;top:4282;width:2144;height:114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" path="m,19648r13647,l13412,19648r941,-441l14353,18855r471,l15529,18414r,-440l15765,17621r470,-352l16941,17004r,-352l17647,16035r235,-264l17882,15419r706,-265l18588,14714r471,-529l19059,13568r235,-440l19294,12335r471,-353l19765,7841r-471,-528l19294,6696r-235,-440l19059,5463r-471,-353l18588,4670r-706,-353l17882,4053r-235,-441l16941,3084r,-265l16235,2467r-470,-441l15529,1674r,-264l14824,881r-471,l14353,793,13412,,941,r471,88l1647,617r471,264l2824,1057r235,353l3059,1674r470,176l4235,2379r236,264l4471,2907r705,177l5647,3436r,264l6353,4229r706,264l7059,4846r235,176l7294,5639r471,440l7765,6344r706,352l8471,7930r235,352l8706,11542r-235,352l8471,13128r-706,352l7765,13744r-471,265l7294,14802r-235,176l7059,15242r-706,353l5647,15947r,264l5176,16652r-705,176l4471,17181r-236,264l3529,17797r-470,177l3059,18414r-235,264l2118,18855r-471,352l1412,19471r-471,177l941,19912r471,-264l13412,19648,,19648xe" stroked="f" strokecolor="white" strokeweight=".1pt">
                  <v:path arrowok="t" o:connecttype="custom" o:connectlocs="1463,11235;1539,10983;1589,10781;1665,10278;1740,9874;1816,9522;1917,9018;1993,8665;2043,8111;2068,7507;2119,6851;2068,4182;2043,3577;1993,2922;1917,2468;1892,2065;1816,1612;1690,1158;1665,806;1539,504;1438,0;151,50;227,504;328,806;378,1058;479,1511;555,1763;605,2116;757,2569;782,2872;832,3476;908,3829;933,4736;908,6801;832,7708;782,8010;757,8564;681,8917;605,9269;479,9622;454,9975;328,10278;303,10680;177,10983;101,11235;151,11235;0,11235" o:connectangles="0,0,0,0,0,0,0,0,0,0,0,0,0,0,0,0,0,0,0,0,0,0,0,0,0,0,0,0,0,0,0,0,0,0,0,0,0,0,0,0,0,0,0,0,0,0,0"/>
                </v:shape>
                <v:shape id="Freeform 39" o:spid="_x0000_s1032" style="position:absolute;left:17153;top:4282;width:2851;height:114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" path="m,19912r9381,l9735,19912,19823,10044,9735,,354,,708,352r354,617l1416,1233r177,353l2124,2115r,440l2655,2907r354,441l3009,3700r354,617l3717,4670r,264l4071,5463r,881l4425,6696r,793l4602,8106r,4053l4425,12599r,969l4071,13921r,793l3717,15330r,265l3363,15947r-354,529l3009,16916r-354,441l2124,17709r,353l1593,18678r-177,353l1062,19295r-354,529l,19912xe" stroked="f" strokecolor="white" strokeweight=".1pt">
                  <v:path arrowok="t" o:connecttype="custom" o:connectlocs="0,11386;1337,11386;1388,11386;2826,5743;1388,0;50,0;101,201;151,554;202,705;227,907;303,1209;303,1461;378,1662;429,1914;429,2116;479,2468;530,2670;530,2821;580,3124;580,3627;631,3829;631,4282;656,4635;656,6953;631,7204;631,7758;580,7960;580,8413;530,8766;530,8917;479,9118;429,9421;429,9673;378,9925;303,10126;303,10328;227,10680;202,10882;151,11033;101,11335;0,11386" o:connectangles="0,0,0,0,0,0,0,0,0,0,0,0,0,0,0,0,0,0,0,0,0,0,0,0,0,0,0,0,0,0,0,0,0,0,0,0,0,0,0,0,0"/>
                </v:shape>
                <v:group id="Group 40" o:spid="_x0000_s1033" style="position:absolute;left:4994;top:1;width:10015;height:19998"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reeform 41" o:spid="_x0000_s1034" style="position:absolute;width:20000;height:2000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" path="m9975,l9068,,8967,101r-655,l8262,151r-353,l7809,403r-454,l7154,504r-51,l6902,554r-151,l6650,655r-302,50l6247,705,6096,856r-202,l5793,856r-151,202l5491,1108r-201,101l5189,1360r-202,l4836,1461r-151,151l4433,1763r-151,101l4081,1914r-51,101l3829,2065r-806,756l2922,2922r-101,101l2065,3829r-50,201l1914,4030r-50,202l1763,4383r-151,252l1461,4786r-101,201l1360,5189r-101,50l1108,5542r-151,50l907,5793r,101l806,6096r-50,151l756,6348,605,6599r-51,101l554,6851,453,7053r,101l403,7355r,403l252,7859r,403l151,8312r,655l,9018r,906l,10932r151,101l151,11688r101,50l252,12091r151,151l403,12645r50,201l453,12947r101,151l554,13249r51,152l756,13552r,201l806,13904r101,202l907,14207r50,201l1108,14458r151,252l1360,14811r,202l1461,15214r151,151l1763,15617r101,101l1914,15919r101,51l2065,16171r756,706l2922,17078r101,101l3829,17935r201,50l4081,18086r201,50l4433,18237r252,151l4836,18539r151,101l5189,18640r101,101l5491,18892r151,50l5793,19144r101,l6096,19144r151,100l6348,19244r302,101l6751,19446r151,l7103,19496r51,l7355,19597r454,l7909,19748r353,l8312,19899r655,l9068,19950r907,l10982,19950r101,-51l11637,19899r101,-151l12191,19748r51,-151l12594,19597r202,-101l12997,19496r152,-50l13350,19446r51,-101l13602,19244r151,l13854,19144r353,l14257,19144r201,-202l14559,18892r151,-151l14811,18640r202,l15264,18539r152,-151l15617,18237r101,-101l15869,18086r101,-101l16272,17935r605,-756l17078,17078r202,-201l17884,16171r101,-201l18086,15919r50,-201l18388,15617r50,-252l18640,15214r50,-201l18690,14811r101,-101l18841,14458r202,-50l19093,14207r,-101l19144,13904r100,-151l19244,13552r202,-151l19496,13249r,-151l19597,12947r,-101l19748,12645r,-403l19849,12091r,-353l19899,11688r,-655l19950,10932r,-856l19950,9018r-51,-51l19899,8312r-50,-50l19849,7859r-101,-101l19748,7355r-151,-201l19597,7053r-101,-202l19496,6700r-50,-101l19244,6348r,-101l19144,6096r-51,-202l19093,5793r-50,-201l18841,5542r-50,-303l18690,5189r,-202l18640,4786r-202,-151l18388,4383r-252,-151l18086,4030r-101,l17884,3829r-604,-806l17078,2922r-201,-101l16272,2065r-302,-50l15869,1914r-151,-50l15617,1763r-201,-151l15264,1461r-251,-101l14811,1360r-101,-151l14559,1108r-101,-50l14257,856r-50,l13854,856,13753,705r-151,l13401,655r-51,-101l13149,554r-152,-50l12796,504,12594,403r-352,l12191,151r-453,l11637,101r-554,l10982,,9975,xe" stroked="f" strokecolor="white" strokeweight=".1pt">
                    <v:path arrowok="t" o:connecttype="custom" o:connectlocs="8312,101;7355,403;6751,554;6096,856;5491,1108;4836,1461;4081,1914;2922,2922;1914,4030;1461,4786;1108,5542;806,6096;554,6700;403,7355;151,8312;0,10932;252,12091;453,12947;756,13552;907,14207;1360,14811;1763,15617;2065,16171;3829,17935;4433,18237;5189,18640;5793,19144;6348,19244;7103,19496;7909,19748;9068,19950;11637,19899;12594,19597;13350,19446;13854,19144;14559,18892;15264,18539;15869,18086;17078,17078;18086,15919;18640,15214;18841,14458;19144,13904;19496,13249;19748,12645;19899,11688;19950,9018;19849,7859;19597,7053;19244,6348;19093,5793;18690,5189;18388,4383;17884,3829;16272,2065;15617,1763;14811,1360;14257,856;13602,705;12997,504;12191,151;10982,0" o:connectangles="0,0,0,0,0,0,0,0,0,0,0,0,0,0,0,0,0,0,0,0,0,0,0,0,0,0,0,0,0,0,0,0,0,0,0,0,0,0,0,0,0,0,0,0,0,0,0,0,0,0,0,0,0,0,0,0,0,0,0,0,0,0"/>
                  </v:shape>
                  <v:shape id="Freeform 42" o:spid="_x0000_s1035" style="position:absolute;left:2115;top:2115;width:15718;height:157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" path="m10000,l8974,,8718,128r-641,l7949,385r-385,l7436,513r-321,l6859,577r-64,l6538,705r-128,l6282,833r-128,l5962,962r-129,l5513,1154r-257,l5128,1346r-128,l4679,1795r-256,l3846,2244r-128,l2179,3782r,64l1731,4487r,192l1282,5064r,64l1154,5321r,320l897,5833r,129l833,6218r,128l641,6410r,128l577,6795r,192l449,7179r,321l321,7628r,321l256,8077r,705l,9038r,1026l,11154r256,192l256,11923r65,128l321,12500r128,128l449,13013r128,64l577,13205r64,385l641,13654r192,128l833,13910r64,193l897,14295r257,192l1154,14679r128,257l1282,15064r449,385l1731,15641r448,577l2179,16346r1539,1539l3846,17885r577,448l4679,18333r321,321l5128,18654r128,256l5513,18910r320,257l5962,19167r192,128l6282,19295r128,128l6538,19423r257,64l6859,19487r256,128l7436,19615r128,129l7949,19744r128,128l8718,19872r256,64l10000,19936r962,l11282,19872r577,l12051,19744r321,l12628,19615r321,l13077,19487r128,l13397,19423r129,l13654,19295r256,l14103,19167r128,l14487,18910r192,l14872,18654r64,l15449,18333r192,l16154,17885r64,l17756,16346r,-128l18333,15641r,-192l18654,15064r,-128l18782,14679r,-192l19038,14295r,-192l19167,13910r,-128l19359,13654r,-64l19487,13205r,-128l19615,13013r,-385l19744,12500r,-449l19872,11923r,-577l19936,11154r,-1090l19936,9038r-64,-256l19872,8077r-128,-128l19744,7628r-129,-128l19615,7179r-128,-192l19487,6795r-128,-257l19359,6410r-192,-64l19167,6218r-129,-256l19038,5833r-256,-192l18782,5321r-128,-193l18654,5064r-321,-385l18333,4487r-577,-641l17756,3782,16218,2244r-64,l15641,1795r-192,l14936,1346r-64,l14679,1154r-192,l14231,962r-128,l13910,833r-256,l13526,705r-129,l13205,577r-128,l12949,513r-321,l12372,385r-321,l11859,128r-577,l10962,r-962,xe" fillcolor="navy" stroked="f" strokecolor="white" strokeweight=".1pt">
                    <v:path arrowok="t" o:connecttype="custom" o:connectlocs="6851,101;5945,303;5390,453;5038,554;4686,756;4131,907;3677,1411;2922,1764;1360,3527;1008,4030;705,4584;655,4988;453,5341;353,5895;201,6348;0,7910;201,9371;353,9925;453,10378;655,10832;705,11235;1008,11739;1360,12293;2922,14057;3677,14409;4131,14862;4686,15064;5038,15266;5390,15316;5945,15518;6851,15618;8615,15669;9471,15518;10177,15416;10529,15266;10932,15165;11385,14862;11738,14661;12695,14057;13954,12747;14660,11840;14761,11386;15063,10933;15214,10681;15415,10228;15517,9471;15668,8766;15617,6902;15517,5995;15315,5491;15214,5038;14962,4686;14761,4182;14408,3677;13954,2972;12292,1411;11688,1058;11184,756;10731,655;10378,453;9924,403;9320,101;7859,0" o:connectangles="0,0,0,0,0,0,0,0,0,0,0,0,0,0,0,0,0,0,0,0,0,0,0,0,0,0,0,0,0,0,0,0,0,0,0,0,0,0,0,0,0,0,0,0,0,0,0,0,0,0,0,0,0,0,0,0,0,0,0,0,0,0,0"/>
                  </v:shape>
                  <v:group id="Group 43" o:spid="_x0000_s1036" style="position:absolute;left:5793;top:4281;width:8364;height:11438" coordsize="2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44" o:spid="_x0000_s1037" style="position:absolute;width:6868;height:2000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" path="m,l19649,,18596,19912,,19912,,1057,,xe" stroked="f" strokecolor="white" strokeweight=".1pt">
                      <v:path arrowok="t" o:connecttype="custom" o:connectlocs="0,0;6747,0;6386,19912;0,19912;0,1057;0,0" o:connectangles="0,0,0,0,0,0"/>
                    </v:shape>
                    <v:shape id="Freeform 45" o:spid="_x0000_s1038" style="position:absolute;left:6385;width:13616;height:2000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" path="m8673,l19823,,11150,10044r8673,9868l8673,19648,,10044,8673,xe" stroked="f" strokecolor="white" strokeweight=".1pt">
                      <v:path arrowok="t" o:connecttype="custom" o:connectlocs="5905,0;13495,0;7591,10044;13495,19912;5905,19648;0,10044;5905,0" o:connectangles="0,0,0,0,0,0,0"/>
                    </v:shape>
                  </v:group>
                </v:group>
              </v:group>
              <w10:wrap anchorx="page" anchory="page"/>
              <w10:anchorlock/>
            </v:group>
          </w:pict>
        </mc:Fallback>
      </mc:AlternateContent>
    </w:r>
    <w:r>
      <w:t xml:space="preserve">Dieses </w:t>
    </w:r>
    <w:r>
      <w:t>Dokument ist Eigentum der „KNORR-BREMSE SfN GmbH“. Es ist vertraulich und darf ohne Genehmigung weder reproduziert, noch veröffentlicht werden. Alle Rechte vorbehalten.</w:t>
    </w:r>
  </w:p>
  <w:p w14:paraId="037F35A6" w14:textId="77777777" w:rsidR="00393638" w:rsidRDefault="00393638">
    <w:pPr>
      <w:tabs>
        <w:tab w:val="left" w:pos="396"/>
        <w:tab w:val="left" w:pos="1360"/>
        <w:tab w:val="left" w:pos="7938"/>
        <w:tab w:val="right" w:pos="9638"/>
      </w:tabs>
      <w:rPr>
        <w:rFonts w:ascii="Arial Narrow" w:hAnsi="Arial Narrow"/>
        <w:color w:val="000080"/>
        <w:sz w:val="12"/>
      </w:rPr>
    </w:pPr>
  </w:p>
  <w:p w14:paraId="4239C57F" w14:textId="77777777" w:rsidR="00393638" w:rsidRDefault="00393638" w:rsidP="00907EEC">
    <w:pPr>
      <w:tabs>
        <w:tab w:val="left" w:pos="396"/>
        <w:tab w:val="center" w:pos="4678"/>
        <w:tab w:val="right" w:pos="9356"/>
      </w:tabs>
      <w:jc w:val="left"/>
      <w:rPr>
        <w:i/>
        <w:vanish/>
        <w:color w:val="000080"/>
        <w:position w:val="-3"/>
        <w:sz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5F0AA" w14:textId="4B3A2ADE" w:rsidR="00393638" w:rsidRDefault="00393638">
    <w:pPr>
      <w:framePr w:w="3629" w:hSpace="142" w:wrap="around" w:vAnchor="page" w:hAnchor="page" w:x="6295" w:y="15378"/>
      <w:tabs>
        <w:tab w:val="left" w:pos="396"/>
        <w:tab w:val="left" w:pos="1360"/>
        <w:tab w:val="left" w:pos="7938"/>
        <w:tab w:val="right" w:pos="9638"/>
      </w:tabs>
      <w:spacing w:before="40"/>
      <w:ind w:right="0"/>
      <w:jc w:val="right"/>
      <w:rPr>
        <w:b/>
        <w:color w:val="000080"/>
      </w:rPr>
    </w:pPr>
    <w:r>
      <w:rPr>
        <w:b/>
        <w:color w:val="000080"/>
      </w:rPr>
      <w:object w:dxaOrig="2014" w:dyaOrig="173" w14:anchorId="7BB3A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7pt;height:8.65pt">
          <v:imagedata r:id="rId1" o:title=""/>
        </v:shape>
        <o:OLEObject Type="Embed" ProgID="MSWordArt.2" ShapeID="_x0000_i1028" DrawAspect="Content" ObjectID="_1801311534" r:id="rId2">
          <o:FieldCodes>\s</o:FieldCodes>
        </o:OLEObject>
      </w:object>
    </w:r>
    <w:r>
      <w:rPr>
        <w:rFonts w:ascii="Times New Roman" w:hAnsi="Times New Roman"/>
        <w:b/>
        <w:noProof/>
        <w:color w:val="000080"/>
      </w:rPr>
      <mc:AlternateContent>
        <mc:Choice Requires="wps">
          <w:drawing>
            <wp:anchor distT="0" distB="0" distL="114300" distR="114300" simplePos="0" relativeHeight="251657728" behindDoc="0" locked="1" layoutInCell="0" allowOverlap="1" wp14:anchorId="34EB744F" wp14:editId="361B2A7F">
              <wp:simplePos x="0" y="0"/>
              <wp:positionH relativeFrom="page">
                <wp:posOffset>0</wp:posOffset>
              </wp:positionH>
              <wp:positionV relativeFrom="page">
                <wp:posOffset>9469120</wp:posOffset>
              </wp:positionV>
              <wp:extent cx="7560945" cy="635"/>
              <wp:effectExtent l="0" t="0" r="0" b="0"/>
              <wp:wrapNone/>
              <wp:docPr id="15"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635"/>
                      </a:xfrm>
                      <a:prstGeom prst="line">
                        <a:avLst/>
                      </a:prstGeom>
                      <a:noFill/>
                      <a:ln w="25400">
                        <a:solidFill>
                          <a:srgbClr val="00008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B3E8FA"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745.6pt" to="595.35pt,7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" o:allowincell="f" strokecolor="navy" strokeweight="2pt">
              <v:stroke startarrowwidth="narrow" startarrowlength="short" endarrowwidth="narrow" endarrowlength="short"/>
              <w10:wrap anchorx="page" anchory="page"/>
              <w10:anchorlock/>
            </v:line>
          </w:pict>
        </mc:Fallback>
      </mc:AlternateContent>
    </w:r>
  </w:p>
  <w:p w14:paraId="28BE69AC" w14:textId="77777777" w:rsidR="00393638" w:rsidRDefault="00393638">
    <w:pPr>
      <w:framePr w:w="3629" w:hSpace="142" w:wrap="around" w:vAnchor="page" w:hAnchor="page" w:x="6295" w:y="15378"/>
      <w:tabs>
        <w:tab w:val="left" w:pos="396"/>
        <w:tab w:val="left" w:pos="1360"/>
        <w:tab w:val="left" w:pos="7938"/>
        <w:tab w:val="right" w:pos="9638"/>
      </w:tabs>
      <w:spacing w:before="40"/>
      <w:ind w:right="0"/>
      <w:jc w:val="right"/>
      <w:rPr>
        <w:b/>
        <w:noProof/>
        <w:color w:val="000080"/>
        <w:sz w:val="16"/>
      </w:rPr>
    </w:pPr>
    <w:r>
      <w:rPr>
        <w:b/>
        <w:noProof/>
        <w:color w:val="000080"/>
        <w:sz w:val="16"/>
      </w:rPr>
      <w:object w:dxaOrig="3629" w:dyaOrig="173" w14:anchorId="35F7095C">
        <v:shape id="_x0000_i1029" type="#_x0000_t75" style="width:181.45pt;height:8.65pt">
          <v:imagedata r:id="rId3" o:title=""/>
        </v:shape>
        <o:OLEObject Type="Embed" ProgID="MSWordArt.2" ShapeID="_x0000_i1029" DrawAspect="Content" ObjectID="_1801311535" r:id="rId4">
          <o:FieldCodes>\s</o:FieldCodes>
        </o:OLEObject>
      </w:object>
    </w:r>
  </w:p>
  <w:p w14:paraId="2BE8C301" w14:textId="77777777" w:rsidR="00393638" w:rsidRDefault="00393638">
    <w:pPr>
      <w:framePr w:w="3629" w:hSpace="142" w:wrap="around" w:vAnchor="page" w:hAnchor="page" w:x="6295" w:y="15378"/>
      <w:tabs>
        <w:tab w:val="left" w:pos="396"/>
        <w:tab w:val="left" w:pos="1360"/>
        <w:tab w:val="left" w:pos="7938"/>
        <w:tab w:val="right" w:pos="9638"/>
      </w:tabs>
      <w:spacing w:before="40"/>
      <w:ind w:right="0"/>
      <w:jc w:val="right"/>
      <w:rPr>
        <w:noProof/>
        <w:color w:val="000080"/>
        <w:sz w:val="16"/>
      </w:rPr>
    </w:pPr>
    <w:r>
      <w:rPr>
        <w:noProof/>
        <w:color w:val="000080"/>
        <w:sz w:val="12"/>
      </w:rPr>
      <w:object w:dxaOrig="2947" w:dyaOrig="173" w14:anchorId="612EDBF9">
        <v:shape id="_x0000_i1030" type="#_x0000_t75" style="width:147.35pt;height:8.65pt">
          <v:imagedata r:id="rId5" o:title=""/>
        </v:shape>
        <o:OLEObject Type="Embed" ProgID="MSWordArt.2" ShapeID="_x0000_i1030" DrawAspect="Content" ObjectID="_1801311536" r:id="rId6">
          <o:FieldCodes>\s</o:FieldCodes>
        </o:OLEObject>
      </w:object>
    </w:r>
  </w:p>
  <w:p w14:paraId="1B8DB6D6" w14:textId="5D0BE978" w:rsidR="00393638" w:rsidRDefault="00393638">
    <w:pPr>
      <w:tabs>
        <w:tab w:val="left" w:pos="396"/>
        <w:tab w:val="left" w:pos="1360"/>
        <w:tab w:val="right" w:pos="9638"/>
      </w:tabs>
      <w:ind w:right="5386"/>
      <w:rPr>
        <w:color w:val="000080"/>
        <w:sz w:val="18"/>
      </w:rPr>
    </w:pPr>
    <w:r>
      <w:rPr>
        <w:rFonts w:ascii="Times New Roman" w:hAnsi="Times New Roman"/>
        <w:noProof/>
        <w:color w:val="000080"/>
        <w:sz w:val="18"/>
      </w:rPr>
      <mc:AlternateContent>
        <mc:Choice Requires="wpg">
          <w:drawing>
            <wp:anchor distT="0" distB="0" distL="114300" distR="114300" simplePos="0" relativeHeight="251655680" behindDoc="0" locked="1" layoutInCell="0" allowOverlap="1" wp14:anchorId="47D9BDFC" wp14:editId="4CCC84B5">
              <wp:simplePos x="0" y="0"/>
              <wp:positionH relativeFrom="page">
                <wp:posOffset>6426835</wp:posOffset>
              </wp:positionH>
              <wp:positionV relativeFrom="page">
                <wp:posOffset>9829165</wp:posOffset>
              </wp:positionV>
              <wp:extent cx="575945" cy="396240"/>
              <wp:effectExtent l="0" t="0" r="0" b="0"/>
              <wp:wrapNone/>
              <wp:docPr id="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 cy="396240"/>
                        <a:chOff x="0" y="0"/>
                        <a:chExt cx="20000" cy="20000"/>
                      </a:xfrm>
                    </wpg:grpSpPr>
                    <wps:wsp>
                      <wps:cNvPr id="3" name="Rectangle 19"/>
                      <wps:cNvSpPr>
                        <a:spLocks noChangeArrowheads="1"/>
                      </wps:cNvSpPr>
                      <wps:spPr bwMode="auto">
                        <a:xfrm>
                          <a:off x="0" y="0"/>
                          <a:ext cx="20000" cy="20000"/>
                        </a:xfrm>
                        <a:prstGeom prst="rect">
                          <a:avLst/>
                        </a:prstGeom>
                        <a:solidFill>
                          <a:srgbClr val="000080"/>
                        </a:solidFill>
                        <a:ln>
                          <a:noFill/>
                        </a:ln>
                        <a:effectLst/>
                        <a:extLst>
                          <a:ext uri="{91240B29-F687-4F45-9708-019B960494DF}">
                            <a14:hiddenLine xmlns:a14="http://schemas.microsoft.com/office/drawing/2010/main" w="1270">
                              <a:solidFill>
                                <a:srgbClr val="FFFFFF"/>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 name="Group 20"/>
                      <wpg:cNvGrpSpPr>
                        <a:grpSpLocks/>
                      </wpg:cNvGrpSpPr>
                      <wpg:grpSpPr bwMode="auto">
                        <a:xfrm>
                          <a:off x="1257" y="3654"/>
                          <a:ext cx="17486" cy="12724"/>
                          <a:chOff x="-1" y="1"/>
                          <a:chExt cx="20005" cy="19998"/>
                        </a:xfrm>
                      </wpg:grpSpPr>
                      <wps:wsp>
                        <wps:cNvPr id="5" name="Freeform 21"/>
                        <wps:cNvSpPr>
                          <a:spLocks/>
                        </wps:cNvSpPr>
                        <wps:spPr bwMode="auto">
                          <a:xfrm>
                            <a:off x="2850" y="4282"/>
                            <a:ext cx="2144" cy="11436"/>
                          </a:xfrm>
                          <a:custGeom>
                            <a:avLst/>
                            <a:gdLst>
                              <a:gd name="T0" fmla="*/ 5882 w 20000"/>
                              <a:gd name="T1" fmla="*/ 19736 h 20000"/>
                              <a:gd name="T2" fmla="*/ 5176 w 20000"/>
                              <a:gd name="T3" fmla="*/ 19119 h 20000"/>
                              <a:gd name="T4" fmla="*/ 4941 w 20000"/>
                              <a:gd name="T5" fmla="*/ 18678 h 20000"/>
                              <a:gd name="T6" fmla="*/ 4235 w 20000"/>
                              <a:gd name="T7" fmla="*/ 18062 h 20000"/>
                              <a:gd name="T8" fmla="*/ 3529 w 20000"/>
                              <a:gd name="T9" fmla="*/ 17093 h 20000"/>
                              <a:gd name="T10" fmla="*/ 3059 w 20000"/>
                              <a:gd name="T11" fmla="*/ 16476 h 20000"/>
                              <a:gd name="T12" fmla="*/ 2118 w 20000"/>
                              <a:gd name="T13" fmla="*/ 15595 h 20000"/>
                              <a:gd name="T14" fmla="*/ 1647 w 20000"/>
                              <a:gd name="T15" fmla="*/ 14978 h 20000"/>
                              <a:gd name="T16" fmla="*/ 1412 w 20000"/>
                              <a:gd name="T17" fmla="*/ 14009 h 20000"/>
                              <a:gd name="T18" fmla="*/ 235 w 20000"/>
                              <a:gd name="T19" fmla="*/ 13392 h 20000"/>
                              <a:gd name="T20" fmla="*/ 0 w 20000"/>
                              <a:gd name="T21" fmla="*/ 11718 h 20000"/>
                              <a:gd name="T22" fmla="*/ 235 w 20000"/>
                              <a:gd name="T23" fmla="*/ 7753 h 20000"/>
                              <a:gd name="T24" fmla="*/ 1412 w 20000"/>
                              <a:gd name="T25" fmla="*/ 6167 h 20000"/>
                              <a:gd name="T26" fmla="*/ 1647 w 20000"/>
                              <a:gd name="T27" fmla="*/ 5286 h 20000"/>
                              <a:gd name="T28" fmla="*/ 2118 w 20000"/>
                              <a:gd name="T29" fmla="*/ 4670 h 20000"/>
                              <a:gd name="T30" fmla="*/ 2824 w 20000"/>
                              <a:gd name="T31" fmla="*/ 3965 h 20000"/>
                              <a:gd name="T32" fmla="*/ 3059 w 20000"/>
                              <a:gd name="T33" fmla="*/ 3172 h 20000"/>
                              <a:gd name="T34" fmla="*/ 4235 w 20000"/>
                              <a:gd name="T35" fmla="*/ 2467 h 20000"/>
                              <a:gd name="T36" fmla="*/ 4471 w 20000"/>
                              <a:gd name="T37" fmla="*/ 1586 h 20000"/>
                              <a:gd name="T38" fmla="*/ 5176 w 20000"/>
                              <a:gd name="T39" fmla="*/ 793 h 20000"/>
                              <a:gd name="T40" fmla="*/ 19059 w 20000"/>
                              <a:gd name="T41" fmla="*/ 0 h 20000"/>
                              <a:gd name="T42" fmla="*/ 19059 w 20000"/>
                              <a:gd name="T43" fmla="*/ 176 h 20000"/>
                              <a:gd name="T44" fmla="*/ 18353 w 20000"/>
                              <a:gd name="T45" fmla="*/ 441 h 20000"/>
                              <a:gd name="T46" fmla="*/ 17647 w 20000"/>
                              <a:gd name="T47" fmla="*/ 881 h 20000"/>
                              <a:gd name="T48" fmla="*/ 16235 w 20000"/>
                              <a:gd name="T49" fmla="*/ 1586 h 20000"/>
                              <a:gd name="T50" fmla="*/ 15765 w 20000"/>
                              <a:gd name="T51" fmla="*/ 2203 h 20000"/>
                              <a:gd name="T52" fmla="*/ 14824 w 20000"/>
                              <a:gd name="T53" fmla="*/ 2819 h 20000"/>
                              <a:gd name="T54" fmla="*/ 14353 w 20000"/>
                              <a:gd name="T55" fmla="*/ 3260 h 20000"/>
                              <a:gd name="T56" fmla="*/ 13412 w 20000"/>
                              <a:gd name="T57" fmla="*/ 4053 h 20000"/>
                              <a:gd name="T58" fmla="*/ 12941 w 20000"/>
                              <a:gd name="T59" fmla="*/ 4670 h 20000"/>
                              <a:gd name="T60" fmla="*/ 12706 w 20000"/>
                              <a:gd name="T61" fmla="*/ 5198 h 20000"/>
                              <a:gd name="T62" fmla="*/ 12235 w 20000"/>
                              <a:gd name="T63" fmla="*/ 5991 h 20000"/>
                              <a:gd name="T64" fmla="*/ 11294 w 20000"/>
                              <a:gd name="T65" fmla="*/ 6872 h 20000"/>
                              <a:gd name="T66" fmla="*/ 10824 w 20000"/>
                              <a:gd name="T67" fmla="*/ 8106 h 20000"/>
                              <a:gd name="T68" fmla="*/ 11294 w 20000"/>
                              <a:gd name="T69" fmla="*/ 11982 h 20000"/>
                              <a:gd name="T70" fmla="*/ 12235 w 20000"/>
                              <a:gd name="T71" fmla="*/ 13304 h 20000"/>
                              <a:gd name="T72" fmla="*/ 12706 w 20000"/>
                              <a:gd name="T73" fmla="*/ 14185 h 20000"/>
                              <a:gd name="T74" fmla="*/ 12941 w 20000"/>
                              <a:gd name="T75" fmla="*/ 14802 h 20000"/>
                              <a:gd name="T76" fmla="*/ 13412 w 20000"/>
                              <a:gd name="T77" fmla="*/ 15419 h 20000"/>
                              <a:gd name="T78" fmla="*/ 14118 w 20000"/>
                              <a:gd name="T79" fmla="*/ 16035 h 20000"/>
                              <a:gd name="T80" fmla="*/ 14353 w 20000"/>
                              <a:gd name="T81" fmla="*/ 16652 h 20000"/>
                              <a:gd name="T82" fmla="*/ 15059 w 20000"/>
                              <a:gd name="T83" fmla="*/ 17269 h 20000"/>
                              <a:gd name="T84" fmla="*/ 15765 w 20000"/>
                              <a:gd name="T85" fmla="*/ 17797 h 20000"/>
                              <a:gd name="T86" fmla="*/ 17176 w 20000"/>
                              <a:gd name="T87" fmla="*/ 18502 h 20000"/>
                              <a:gd name="T88" fmla="*/ 17882 w 20000"/>
                              <a:gd name="T89" fmla="*/ 19031 h 20000"/>
                              <a:gd name="T90" fmla="*/ 19059 w 20000"/>
                              <a:gd name="T91" fmla="*/ 19736 h 20000"/>
                              <a:gd name="T92" fmla="*/ 19059 w 20000"/>
                              <a:gd name="T93" fmla="*/ 19736 h 20000"/>
                              <a:gd name="T94" fmla="*/ 19765 w 20000"/>
                              <a:gd name="T95" fmla="*/ 1973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000" h="20000">
                                <a:moveTo>
                                  <a:pt x="19765" y="19736"/>
                                </a:moveTo>
                                <a:lnTo>
                                  <a:pt x="5882" y="19736"/>
                                </a:lnTo>
                                <a:lnTo>
                                  <a:pt x="6588" y="19736"/>
                                </a:lnTo>
                                <a:lnTo>
                                  <a:pt x="5176" y="19119"/>
                                </a:lnTo>
                                <a:lnTo>
                                  <a:pt x="5176" y="19031"/>
                                </a:lnTo>
                                <a:lnTo>
                                  <a:pt x="4941" y="18678"/>
                                </a:lnTo>
                                <a:lnTo>
                                  <a:pt x="4471" y="18326"/>
                                </a:lnTo>
                                <a:lnTo>
                                  <a:pt x="4235" y="18062"/>
                                </a:lnTo>
                                <a:lnTo>
                                  <a:pt x="4235" y="17445"/>
                                </a:lnTo>
                                <a:lnTo>
                                  <a:pt x="3529" y="17093"/>
                                </a:lnTo>
                                <a:lnTo>
                                  <a:pt x="3059" y="16828"/>
                                </a:lnTo>
                                <a:lnTo>
                                  <a:pt x="3059" y="16476"/>
                                </a:lnTo>
                                <a:lnTo>
                                  <a:pt x="2824" y="16035"/>
                                </a:lnTo>
                                <a:lnTo>
                                  <a:pt x="2118" y="15595"/>
                                </a:lnTo>
                                <a:lnTo>
                                  <a:pt x="2118" y="15242"/>
                                </a:lnTo>
                                <a:lnTo>
                                  <a:pt x="1647" y="14978"/>
                                </a:lnTo>
                                <a:lnTo>
                                  <a:pt x="1647" y="14626"/>
                                </a:lnTo>
                                <a:lnTo>
                                  <a:pt x="1412" y="14009"/>
                                </a:lnTo>
                                <a:lnTo>
                                  <a:pt x="1412" y="13744"/>
                                </a:lnTo>
                                <a:lnTo>
                                  <a:pt x="235" y="13392"/>
                                </a:lnTo>
                                <a:lnTo>
                                  <a:pt x="235" y="12159"/>
                                </a:lnTo>
                                <a:lnTo>
                                  <a:pt x="0" y="11718"/>
                                </a:lnTo>
                                <a:lnTo>
                                  <a:pt x="0" y="8194"/>
                                </a:lnTo>
                                <a:lnTo>
                                  <a:pt x="235" y="7753"/>
                                </a:lnTo>
                                <a:lnTo>
                                  <a:pt x="235" y="6520"/>
                                </a:lnTo>
                                <a:lnTo>
                                  <a:pt x="1412" y="6167"/>
                                </a:lnTo>
                                <a:lnTo>
                                  <a:pt x="1412" y="5991"/>
                                </a:lnTo>
                                <a:lnTo>
                                  <a:pt x="1647" y="5286"/>
                                </a:lnTo>
                                <a:lnTo>
                                  <a:pt x="1647" y="4934"/>
                                </a:lnTo>
                                <a:lnTo>
                                  <a:pt x="2118" y="4670"/>
                                </a:lnTo>
                                <a:lnTo>
                                  <a:pt x="2118" y="4405"/>
                                </a:lnTo>
                                <a:lnTo>
                                  <a:pt x="2824" y="3965"/>
                                </a:lnTo>
                                <a:lnTo>
                                  <a:pt x="3059" y="3436"/>
                                </a:lnTo>
                                <a:lnTo>
                                  <a:pt x="3059" y="3172"/>
                                </a:lnTo>
                                <a:lnTo>
                                  <a:pt x="3529" y="2819"/>
                                </a:lnTo>
                                <a:lnTo>
                                  <a:pt x="4235" y="2467"/>
                                </a:lnTo>
                                <a:lnTo>
                                  <a:pt x="4235" y="1938"/>
                                </a:lnTo>
                                <a:lnTo>
                                  <a:pt x="4471" y="1586"/>
                                </a:lnTo>
                                <a:lnTo>
                                  <a:pt x="5176" y="881"/>
                                </a:lnTo>
                                <a:lnTo>
                                  <a:pt x="5176" y="793"/>
                                </a:lnTo>
                                <a:lnTo>
                                  <a:pt x="6588" y="0"/>
                                </a:lnTo>
                                <a:lnTo>
                                  <a:pt x="19059" y="0"/>
                                </a:lnTo>
                                <a:lnTo>
                                  <a:pt x="19294" y="0"/>
                                </a:lnTo>
                                <a:lnTo>
                                  <a:pt x="19059" y="176"/>
                                </a:lnTo>
                                <a:lnTo>
                                  <a:pt x="19059" y="0"/>
                                </a:lnTo>
                                <a:lnTo>
                                  <a:pt x="18353" y="441"/>
                                </a:lnTo>
                                <a:lnTo>
                                  <a:pt x="17882" y="793"/>
                                </a:lnTo>
                                <a:lnTo>
                                  <a:pt x="17647" y="881"/>
                                </a:lnTo>
                                <a:lnTo>
                                  <a:pt x="17176" y="1233"/>
                                </a:lnTo>
                                <a:lnTo>
                                  <a:pt x="16235" y="1586"/>
                                </a:lnTo>
                                <a:lnTo>
                                  <a:pt x="15765" y="1938"/>
                                </a:lnTo>
                                <a:lnTo>
                                  <a:pt x="15765" y="2203"/>
                                </a:lnTo>
                                <a:lnTo>
                                  <a:pt x="15059" y="2467"/>
                                </a:lnTo>
                                <a:lnTo>
                                  <a:pt x="14824" y="2819"/>
                                </a:lnTo>
                                <a:lnTo>
                                  <a:pt x="14353" y="3172"/>
                                </a:lnTo>
                                <a:lnTo>
                                  <a:pt x="14353" y="3260"/>
                                </a:lnTo>
                                <a:lnTo>
                                  <a:pt x="14118" y="3612"/>
                                </a:lnTo>
                                <a:lnTo>
                                  <a:pt x="13412" y="4053"/>
                                </a:lnTo>
                                <a:lnTo>
                                  <a:pt x="13412" y="4405"/>
                                </a:lnTo>
                                <a:lnTo>
                                  <a:pt x="12941" y="4670"/>
                                </a:lnTo>
                                <a:lnTo>
                                  <a:pt x="12941" y="4934"/>
                                </a:lnTo>
                                <a:lnTo>
                                  <a:pt x="12706" y="5198"/>
                                </a:lnTo>
                                <a:lnTo>
                                  <a:pt x="12706" y="5463"/>
                                </a:lnTo>
                                <a:lnTo>
                                  <a:pt x="12235" y="5991"/>
                                </a:lnTo>
                                <a:lnTo>
                                  <a:pt x="12235" y="6520"/>
                                </a:lnTo>
                                <a:lnTo>
                                  <a:pt x="11294" y="6872"/>
                                </a:lnTo>
                                <a:lnTo>
                                  <a:pt x="11294" y="7753"/>
                                </a:lnTo>
                                <a:lnTo>
                                  <a:pt x="10824" y="8106"/>
                                </a:lnTo>
                                <a:lnTo>
                                  <a:pt x="10824" y="11718"/>
                                </a:lnTo>
                                <a:lnTo>
                                  <a:pt x="11294" y="11982"/>
                                </a:lnTo>
                                <a:lnTo>
                                  <a:pt x="11294" y="12952"/>
                                </a:lnTo>
                                <a:lnTo>
                                  <a:pt x="12235" y="13304"/>
                                </a:lnTo>
                                <a:lnTo>
                                  <a:pt x="12235" y="13833"/>
                                </a:lnTo>
                                <a:lnTo>
                                  <a:pt x="12706" y="14185"/>
                                </a:lnTo>
                                <a:lnTo>
                                  <a:pt x="12706" y="14626"/>
                                </a:lnTo>
                                <a:lnTo>
                                  <a:pt x="12941" y="14802"/>
                                </a:lnTo>
                                <a:lnTo>
                                  <a:pt x="12941" y="15066"/>
                                </a:lnTo>
                                <a:lnTo>
                                  <a:pt x="13412" y="15419"/>
                                </a:lnTo>
                                <a:lnTo>
                                  <a:pt x="13412" y="15771"/>
                                </a:lnTo>
                                <a:lnTo>
                                  <a:pt x="14118" y="16035"/>
                                </a:lnTo>
                                <a:lnTo>
                                  <a:pt x="14353" y="16476"/>
                                </a:lnTo>
                                <a:lnTo>
                                  <a:pt x="14353" y="16652"/>
                                </a:lnTo>
                                <a:lnTo>
                                  <a:pt x="14824" y="17004"/>
                                </a:lnTo>
                                <a:lnTo>
                                  <a:pt x="15059" y="17269"/>
                                </a:lnTo>
                                <a:lnTo>
                                  <a:pt x="15765" y="17621"/>
                                </a:lnTo>
                                <a:lnTo>
                                  <a:pt x="15765" y="17797"/>
                                </a:lnTo>
                                <a:lnTo>
                                  <a:pt x="16235" y="18238"/>
                                </a:lnTo>
                                <a:lnTo>
                                  <a:pt x="17176" y="18502"/>
                                </a:lnTo>
                                <a:lnTo>
                                  <a:pt x="17647" y="18855"/>
                                </a:lnTo>
                                <a:lnTo>
                                  <a:pt x="17882" y="19031"/>
                                </a:lnTo>
                                <a:lnTo>
                                  <a:pt x="18353" y="19295"/>
                                </a:lnTo>
                                <a:lnTo>
                                  <a:pt x="19059" y="19736"/>
                                </a:lnTo>
                                <a:lnTo>
                                  <a:pt x="19294" y="19912"/>
                                </a:lnTo>
                                <a:lnTo>
                                  <a:pt x="19059" y="19736"/>
                                </a:lnTo>
                                <a:lnTo>
                                  <a:pt x="6588" y="19736"/>
                                </a:lnTo>
                                <a:lnTo>
                                  <a:pt x="19765" y="19736"/>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 name="Freeform 22"/>
                        <wps:cNvSpPr>
                          <a:spLocks/>
                        </wps:cNvSpPr>
                        <wps:spPr bwMode="auto">
                          <a:xfrm>
                            <a:off x="-1" y="4282"/>
                            <a:ext cx="2851" cy="11436"/>
                          </a:xfrm>
                          <a:custGeom>
                            <a:avLst/>
                            <a:gdLst>
                              <a:gd name="T0" fmla="*/ 19823 w 20000"/>
                              <a:gd name="T1" fmla="*/ 19912 h 20000"/>
                              <a:gd name="T2" fmla="*/ 10265 w 20000"/>
                              <a:gd name="T3" fmla="*/ 19912 h 20000"/>
                              <a:gd name="T4" fmla="*/ 9912 w 20000"/>
                              <a:gd name="T5" fmla="*/ 19912 h 20000"/>
                              <a:gd name="T6" fmla="*/ 0 w 20000"/>
                              <a:gd name="T7" fmla="*/ 10132 h 20000"/>
                              <a:gd name="T8" fmla="*/ 9912 w 20000"/>
                              <a:gd name="T9" fmla="*/ 0 h 20000"/>
                              <a:gd name="T10" fmla="*/ 19469 w 20000"/>
                              <a:gd name="T11" fmla="*/ 0 h 20000"/>
                              <a:gd name="T12" fmla="*/ 18761 w 20000"/>
                              <a:gd name="T13" fmla="*/ 441 h 20000"/>
                              <a:gd name="T14" fmla="*/ 18407 w 20000"/>
                              <a:gd name="T15" fmla="*/ 881 h 20000"/>
                              <a:gd name="T16" fmla="*/ 18053 w 20000"/>
                              <a:gd name="T17" fmla="*/ 1233 h 20000"/>
                              <a:gd name="T18" fmla="*/ 17699 w 20000"/>
                              <a:gd name="T19" fmla="*/ 1586 h 20000"/>
                              <a:gd name="T20" fmla="*/ 17522 w 20000"/>
                              <a:gd name="T21" fmla="*/ 2203 h 20000"/>
                              <a:gd name="T22" fmla="*/ 17522 w 20000"/>
                              <a:gd name="T23" fmla="*/ 2467 h 20000"/>
                              <a:gd name="T24" fmla="*/ 16991 w 20000"/>
                              <a:gd name="T25" fmla="*/ 2819 h 20000"/>
                              <a:gd name="T26" fmla="*/ 16814 w 20000"/>
                              <a:gd name="T27" fmla="*/ 3260 h 20000"/>
                              <a:gd name="T28" fmla="*/ 16283 w 20000"/>
                              <a:gd name="T29" fmla="*/ 3612 h 20000"/>
                              <a:gd name="T30" fmla="*/ 16283 w 20000"/>
                              <a:gd name="T31" fmla="*/ 4229 h 20000"/>
                              <a:gd name="T32" fmla="*/ 16106 w 20000"/>
                              <a:gd name="T33" fmla="*/ 4581 h 20000"/>
                              <a:gd name="T34" fmla="*/ 16106 w 20000"/>
                              <a:gd name="T35" fmla="*/ 4846 h 20000"/>
                              <a:gd name="T36" fmla="*/ 15752 w 20000"/>
                              <a:gd name="T37" fmla="*/ 5374 h 20000"/>
                              <a:gd name="T38" fmla="*/ 15752 w 20000"/>
                              <a:gd name="T39" fmla="*/ 6256 h 20000"/>
                              <a:gd name="T40" fmla="*/ 15398 w 20000"/>
                              <a:gd name="T41" fmla="*/ 6608 h 20000"/>
                              <a:gd name="T42" fmla="*/ 15398 w 20000"/>
                              <a:gd name="T43" fmla="*/ 7489 h 20000"/>
                              <a:gd name="T44" fmla="*/ 14690 w 20000"/>
                              <a:gd name="T45" fmla="*/ 8018 h 20000"/>
                              <a:gd name="T46" fmla="*/ 14690 w 20000"/>
                              <a:gd name="T47" fmla="*/ 11982 h 20000"/>
                              <a:gd name="T48" fmla="*/ 15398 w 20000"/>
                              <a:gd name="T49" fmla="*/ 12423 h 20000"/>
                              <a:gd name="T50" fmla="*/ 15398 w 20000"/>
                              <a:gd name="T51" fmla="*/ 13392 h 20000"/>
                              <a:gd name="T52" fmla="*/ 15752 w 20000"/>
                              <a:gd name="T53" fmla="*/ 13656 h 20000"/>
                              <a:gd name="T54" fmla="*/ 15752 w 20000"/>
                              <a:gd name="T55" fmla="*/ 14626 h 20000"/>
                              <a:gd name="T56" fmla="*/ 16106 w 20000"/>
                              <a:gd name="T57" fmla="*/ 15154 h 20000"/>
                              <a:gd name="T58" fmla="*/ 16106 w 20000"/>
                              <a:gd name="T59" fmla="*/ 15419 h 20000"/>
                              <a:gd name="T60" fmla="*/ 16283 w 20000"/>
                              <a:gd name="T61" fmla="*/ 15683 h 20000"/>
                              <a:gd name="T62" fmla="*/ 16283 w 20000"/>
                              <a:gd name="T63" fmla="*/ 16211 h 20000"/>
                              <a:gd name="T64" fmla="*/ 16814 w 20000"/>
                              <a:gd name="T65" fmla="*/ 16652 h 20000"/>
                              <a:gd name="T66" fmla="*/ 16991 w 20000"/>
                              <a:gd name="T67" fmla="*/ 17181 h 20000"/>
                              <a:gd name="T68" fmla="*/ 17522 w 20000"/>
                              <a:gd name="T69" fmla="*/ 17445 h 20000"/>
                              <a:gd name="T70" fmla="*/ 17522 w 20000"/>
                              <a:gd name="T71" fmla="*/ 17797 h 20000"/>
                              <a:gd name="T72" fmla="*/ 17699 w 20000"/>
                              <a:gd name="T73" fmla="*/ 18414 h 20000"/>
                              <a:gd name="T74" fmla="*/ 18053 w 20000"/>
                              <a:gd name="T75" fmla="*/ 18678 h 20000"/>
                              <a:gd name="T76" fmla="*/ 18407 w 20000"/>
                              <a:gd name="T77" fmla="*/ 19031 h 20000"/>
                              <a:gd name="T78" fmla="*/ 18761 w 20000"/>
                              <a:gd name="T79" fmla="*/ 19471 h 20000"/>
                              <a:gd name="T80" fmla="*/ 19823 w 20000"/>
                              <a:gd name="T81" fmla="*/ 1991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0000" h="20000">
                                <a:moveTo>
                                  <a:pt x="19823" y="19912"/>
                                </a:moveTo>
                                <a:lnTo>
                                  <a:pt x="10265" y="19912"/>
                                </a:lnTo>
                                <a:lnTo>
                                  <a:pt x="9912" y="19912"/>
                                </a:lnTo>
                                <a:lnTo>
                                  <a:pt x="0" y="10132"/>
                                </a:lnTo>
                                <a:lnTo>
                                  <a:pt x="9912" y="0"/>
                                </a:lnTo>
                                <a:lnTo>
                                  <a:pt x="19469" y="0"/>
                                </a:lnTo>
                                <a:lnTo>
                                  <a:pt x="18761" y="441"/>
                                </a:lnTo>
                                <a:lnTo>
                                  <a:pt x="18407" y="881"/>
                                </a:lnTo>
                                <a:lnTo>
                                  <a:pt x="18053" y="1233"/>
                                </a:lnTo>
                                <a:lnTo>
                                  <a:pt x="17699" y="1586"/>
                                </a:lnTo>
                                <a:lnTo>
                                  <a:pt x="17522" y="2203"/>
                                </a:lnTo>
                                <a:lnTo>
                                  <a:pt x="17522" y="2467"/>
                                </a:lnTo>
                                <a:lnTo>
                                  <a:pt x="16991" y="2819"/>
                                </a:lnTo>
                                <a:lnTo>
                                  <a:pt x="16814" y="3260"/>
                                </a:lnTo>
                                <a:lnTo>
                                  <a:pt x="16283" y="3612"/>
                                </a:lnTo>
                                <a:lnTo>
                                  <a:pt x="16283" y="4229"/>
                                </a:lnTo>
                                <a:lnTo>
                                  <a:pt x="16106" y="4581"/>
                                </a:lnTo>
                                <a:lnTo>
                                  <a:pt x="16106" y="4846"/>
                                </a:lnTo>
                                <a:lnTo>
                                  <a:pt x="15752" y="5374"/>
                                </a:lnTo>
                                <a:lnTo>
                                  <a:pt x="15752" y="6256"/>
                                </a:lnTo>
                                <a:lnTo>
                                  <a:pt x="15398" y="6608"/>
                                </a:lnTo>
                                <a:lnTo>
                                  <a:pt x="15398" y="7489"/>
                                </a:lnTo>
                                <a:lnTo>
                                  <a:pt x="14690" y="8018"/>
                                </a:lnTo>
                                <a:lnTo>
                                  <a:pt x="14690" y="11982"/>
                                </a:lnTo>
                                <a:lnTo>
                                  <a:pt x="15398" y="12423"/>
                                </a:lnTo>
                                <a:lnTo>
                                  <a:pt x="15398" y="13392"/>
                                </a:lnTo>
                                <a:lnTo>
                                  <a:pt x="15752" y="13656"/>
                                </a:lnTo>
                                <a:lnTo>
                                  <a:pt x="15752" y="14626"/>
                                </a:lnTo>
                                <a:lnTo>
                                  <a:pt x="16106" y="15154"/>
                                </a:lnTo>
                                <a:lnTo>
                                  <a:pt x="16106" y="15419"/>
                                </a:lnTo>
                                <a:lnTo>
                                  <a:pt x="16283" y="15683"/>
                                </a:lnTo>
                                <a:lnTo>
                                  <a:pt x="16283" y="16211"/>
                                </a:lnTo>
                                <a:lnTo>
                                  <a:pt x="16814" y="16652"/>
                                </a:lnTo>
                                <a:lnTo>
                                  <a:pt x="16991" y="17181"/>
                                </a:lnTo>
                                <a:lnTo>
                                  <a:pt x="17522" y="17445"/>
                                </a:lnTo>
                                <a:lnTo>
                                  <a:pt x="17522" y="17797"/>
                                </a:lnTo>
                                <a:lnTo>
                                  <a:pt x="17699" y="18414"/>
                                </a:lnTo>
                                <a:lnTo>
                                  <a:pt x="18053" y="18678"/>
                                </a:lnTo>
                                <a:lnTo>
                                  <a:pt x="18407" y="19031"/>
                                </a:lnTo>
                                <a:lnTo>
                                  <a:pt x="18761" y="19471"/>
                                </a:lnTo>
                                <a:lnTo>
                                  <a:pt x="19823" y="19912"/>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 name="Freeform 23"/>
                        <wps:cNvSpPr>
                          <a:spLocks/>
                        </wps:cNvSpPr>
                        <wps:spPr bwMode="auto">
                          <a:xfrm>
                            <a:off x="15009" y="4282"/>
                            <a:ext cx="2144" cy="11436"/>
                          </a:xfrm>
                          <a:custGeom>
                            <a:avLst/>
                            <a:gdLst>
                              <a:gd name="T0" fmla="*/ 13647 w 20000"/>
                              <a:gd name="T1" fmla="*/ 19648 h 20000"/>
                              <a:gd name="T2" fmla="*/ 14353 w 20000"/>
                              <a:gd name="T3" fmla="*/ 19207 h 20000"/>
                              <a:gd name="T4" fmla="*/ 14824 w 20000"/>
                              <a:gd name="T5" fmla="*/ 18855 h 20000"/>
                              <a:gd name="T6" fmla="*/ 15529 w 20000"/>
                              <a:gd name="T7" fmla="*/ 17974 h 20000"/>
                              <a:gd name="T8" fmla="*/ 16235 w 20000"/>
                              <a:gd name="T9" fmla="*/ 17269 h 20000"/>
                              <a:gd name="T10" fmla="*/ 16941 w 20000"/>
                              <a:gd name="T11" fmla="*/ 16652 h 20000"/>
                              <a:gd name="T12" fmla="*/ 17882 w 20000"/>
                              <a:gd name="T13" fmla="*/ 15771 h 20000"/>
                              <a:gd name="T14" fmla="*/ 18588 w 20000"/>
                              <a:gd name="T15" fmla="*/ 15154 h 20000"/>
                              <a:gd name="T16" fmla="*/ 19059 w 20000"/>
                              <a:gd name="T17" fmla="*/ 14185 h 20000"/>
                              <a:gd name="T18" fmla="*/ 19294 w 20000"/>
                              <a:gd name="T19" fmla="*/ 13128 h 20000"/>
                              <a:gd name="T20" fmla="*/ 19765 w 20000"/>
                              <a:gd name="T21" fmla="*/ 11982 h 20000"/>
                              <a:gd name="T22" fmla="*/ 19294 w 20000"/>
                              <a:gd name="T23" fmla="*/ 7313 h 20000"/>
                              <a:gd name="T24" fmla="*/ 19059 w 20000"/>
                              <a:gd name="T25" fmla="*/ 6256 h 20000"/>
                              <a:gd name="T26" fmla="*/ 18588 w 20000"/>
                              <a:gd name="T27" fmla="*/ 5110 h 20000"/>
                              <a:gd name="T28" fmla="*/ 17882 w 20000"/>
                              <a:gd name="T29" fmla="*/ 4317 h 20000"/>
                              <a:gd name="T30" fmla="*/ 17647 w 20000"/>
                              <a:gd name="T31" fmla="*/ 3612 h 20000"/>
                              <a:gd name="T32" fmla="*/ 16941 w 20000"/>
                              <a:gd name="T33" fmla="*/ 2819 h 20000"/>
                              <a:gd name="T34" fmla="*/ 15765 w 20000"/>
                              <a:gd name="T35" fmla="*/ 2026 h 20000"/>
                              <a:gd name="T36" fmla="*/ 15529 w 20000"/>
                              <a:gd name="T37" fmla="*/ 1410 h 20000"/>
                              <a:gd name="T38" fmla="*/ 14353 w 20000"/>
                              <a:gd name="T39" fmla="*/ 881 h 20000"/>
                              <a:gd name="T40" fmla="*/ 13412 w 20000"/>
                              <a:gd name="T41" fmla="*/ 0 h 20000"/>
                              <a:gd name="T42" fmla="*/ 1412 w 20000"/>
                              <a:gd name="T43" fmla="*/ 88 h 20000"/>
                              <a:gd name="T44" fmla="*/ 2118 w 20000"/>
                              <a:gd name="T45" fmla="*/ 881 h 20000"/>
                              <a:gd name="T46" fmla="*/ 3059 w 20000"/>
                              <a:gd name="T47" fmla="*/ 1410 h 20000"/>
                              <a:gd name="T48" fmla="*/ 3529 w 20000"/>
                              <a:gd name="T49" fmla="*/ 1850 h 20000"/>
                              <a:gd name="T50" fmla="*/ 4471 w 20000"/>
                              <a:gd name="T51" fmla="*/ 2643 h 20000"/>
                              <a:gd name="T52" fmla="*/ 5176 w 20000"/>
                              <a:gd name="T53" fmla="*/ 3084 h 20000"/>
                              <a:gd name="T54" fmla="*/ 5647 w 20000"/>
                              <a:gd name="T55" fmla="*/ 3700 h 20000"/>
                              <a:gd name="T56" fmla="*/ 7059 w 20000"/>
                              <a:gd name="T57" fmla="*/ 4493 h 20000"/>
                              <a:gd name="T58" fmla="*/ 7294 w 20000"/>
                              <a:gd name="T59" fmla="*/ 5022 h 20000"/>
                              <a:gd name="T60" fmla="*/ 7765 w 20000"/>
                              <a:gd name="T61" fmla="*/ 6079 h 20000"/>
                              <a:gd name="T62" fmla="*/ 8471 w 20000"/>
                              <a:gd name="T63" fmla="*/ 6696 h 20000"/>
                              <a:gd name="T64" fmla="*/ 8706 w 20000"/>
                              <a:gd name="T65" fmla="*/ 8282 h 20000"/>
                              <a:gd name="T66" fmla="*/ 8471 w 20000"/>
                              <a:gd name="T67" fmla="*/ 11894 h 20000"/>
                              <a:gd name="T68" fmla="*/ 7765 w 20000"/>
                              <a:gd name="T69" fmla="*/ 13480 h 20000"/>
                              <a:gd name="T70" fmla="*/ 7294 w 20000"/>
                              <a:gd name="T71" fmla="*/ 14009 h 20000"/>
                              <a:gd name="T72" fmla="*/ 7059 w 20000"/>
                              <a:gd name="T73" fmla="*/ 14978 h 20000"/>
                              <a:gd name="T74" fmla="*/ 6353 w 20000"/>
                              <a:gd name="T75" fmla="*/ 15595 h 20000"/>
                              <a:gd name="T76" fmla="*/ 5647 w 20000"/>
                              <a:gd name="T77" fmla="*/ 16211 h 20000"/>
                              <a:gd name="T78" fmla="*/ 4471 w 20000"/>
                              <a:gd name="T79" fmla="*/ 16828 h 20000"/>
                              <a:gd name="T80" fmla="*/ 4235 w 20000"/>
                              <a:gd name="T81" fmla="*/ 17445 h 20000"/>
                              <a:gd name="T82" fmla="*/ 3059 w 20000"/>
                              <a:gd name="T83" fmla="*/ 17974 h 20000"/>
                              <a:gd name="T84" fmla="*/ 2824 w 20000"/>
                              <a:gd name="T85" fmla="*/ 18678 h 20000"/>
                              <a:gd name="T86" fmla="*/ 1647 w 20000"/>
                              <a:gd name="T87" fmla="*/ 19207 h 20000"/>
                              <a:gd name="T88" fmla="*/ 941 w 20000"/>
                              <a:gd name="T89" fmla="*/ 19648 h 20000"/>
                              <a:gd name="T90" fmla="*/ 1412 w 20000"/>
                              <a:gd name="T91" fmla="*/ 19648 h 20000"/>
                              <a:gd name="T92" fmla="*/ 0 w 20000"/>
                              <a:gd name="T93" fmla="*/ 19648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0000" h="20000">
                                <a:moveTo>
                                  <a:pt x="0" y="19648"/>
                                </a:moveTo>
                                <a:lnTo>
                                  <a:pt x="13647" y="19648"/>
                                </a:lnTo>
                                <a:lnTo>
                                  <a:pt x="13412" y="19648"/>
                                </a:lnTo>
                                <a:lnTo>
                                  <a:pt x="14353" y="19207"/>
                                </a:lnTo>
                                <a:lnTo>
                                  <a:pt x="14353" y="18855"/>
                                </a:lnTo>
                                <a:lnTo>
                                  <a:pt x="14824" y="18855"/>
                                </a:lnTo>
                                <a:lnTo>
                                  <a:pt x="15529" y="18414"/>
                                </a:lnTo>
                                <a:lnTo>
                                  <a:pt x="15529" y="17974"/>
                                </a:lnTo>
                                <a:lnTo>
                                  <a:pt x="15765" y="17621"/>
                                </a:lnTo>
                                <a:lnTo>
                                  <a:pt x="16235" y="17269"/>
                                </a:lnTo>
                                <a:lnTo>
                                  <a:pt x="16941" y="17004"/>
                                </a:lnTo>
                                <a:lnTo>
                                  <a:pt x="16941" y="16652"/>
                                </a:lnTo>
                                <a:lnTo>
                                  <a:pt x="17647" y="16035"/>
                                </a:lnTo>
                                <a:lnTo>
                                  <a:pt x="17882" y="15771"/>
                                </a:lnTo>
                                <a:lnTo>
                                  <a:pt x="17882" y="15419"/>
                                </a:lnTo>
                                <a:lnTo>
                                  <a:pt x="18588" y="15154"/>
                                </a:lnTo>
                                <a:lnTo>
                                  <a:pt x="18588" y="14714"/>
                                </a:lnTo>
                                <a:lnTo>
                                  <a:pt x="19059" y="14185"/>
                                </a:lnTo>
                                <a:lnTo>
                                  <a:pt x="19059" y="13568"/>
                                </a:lnTo>
                                <a:lnTo>
                                  <a:pt x="19294" y="13128"/>
                                </a:lnTo>
                                <a:lnTo>
                                  <a:pt x="19294" y="12335"/>
                                </a:lnTo>
                                <a:lnTo>
                                  <a:pt x="19765" y="11982"/>
                                </a:lnTo>
                                <a:lnTo>
                                  <a:pt x="19765" y="7841"/>
                                </a:lnTo>
                                <a:lnTo>
                                  <a:pt x="19294" y="7313"/>
                                </a:lnTo>
                                <a:lnTo>
                                  <a:pt x="19294" y="6696"/>
                                </a:lnTo>
                                <a:lnTo>
                                  <a:pt x="19059" y="6256"/>
                                </a:lnTo>
                                <a:lnTo>
                                  <a:pt x="19059" y="5463"/>
                                </a:lnTo>
                                <a:lnTo>
                                  <a:pt x="18588" y="5110"/>
                                </a:lnTo>
                                <a:lnTo>
                                  <a:pt x="18588" y="4670"/>
                                </a:lnTo>
                                <a:lnTo>
                                  <a:pt x="17882" y="4317"/>
                                </a:lnTo>
                                <a:lnTo>
                                  <a:pt x="17882" y="4053"/>
                                </a:lnTo>
                                <a:lnTo>
                                  <a:pt x="17647" y="3612"/>
                                </a:lnTo>
                                <a:lnTo>
                                  <a:pt x="16941" y="3084"/>
                                </a:lnTo>
                                <a:lnTo>
                                  <a:pt x="16941" y="2819"/>
                                </a:lnTo>
                                <a:lnTo>
                                  <a:pt x="16235" y="2467"/>
                                </a:lnTo>
                                <a:lnTo>
                                  <a:pt x="15765" y="2026"/>
                                </a:lnTo>
                                <a:lnTo>
                                  <a:pt x="15529" y="1674"/>
                                </a:lnTo>
                                <a:lnTo>
                                  <a:pt x="15529" y="1410"/>
                                </a:lnTo>
                                <a:lnTo>
                                  <a:pt x="14824" y="881"/>
                                </a:lnTo>
                                <a:lnTo>
                                  <a:pt x="14353" y="881"/>
                                </a:lnTo>
                                <a:lnTo>
                                  <a:pt x="14353" y="793"/>
                                </a:lnTo>
                                <a:lnTo>
                                  <a:pt x="13412" y="0"/>
                                </a:lnTo>
                                <a:lnTo>
                                  <a:pt x="941" y="0"/>
                                </a:lnTo>
                                <a:lnTo>
                                  <a:pt x="1412" y="88"/>
                                </a:lnTo>
                                <a:lnTo>
                                  <a:pt x="1647" y="617"/>
                                </a:lnTo>
                                <a:lnTo>
                                  <a:pt x="2118" y="881"/>
                                </a:lnTo>
                                <a:lnTo>
                                  <a:pt x="2824" y="1057"/>
                                </a:lnTo>
                                <a:lnTo>
                                  <a:pt x="3059" y="1410"/>
                                </a:lnTo>
                                <a:lnTo>
                                  <a:pt x="3059" y="1674"/>
                                </a:lnTo>
                                <a:lnTo>
                                  <a:pt x="3529" y="1850"/>
                                </a:lnTo>
                                <a:lnTo>
                                  <a:pt x="4235" y="2379"/>
                                </a:lnTo>
                                <a:lnTo>
                                  <a:pt x="4471" y="2643"/>
                                </a:lnTo>
                                <a:lnTo>
                                  <a:pt x="4471" y="2907"/>
                                </a:lnTo>
                                <a:lnTo>
                                  <a:pt x="5176" y="3084"/>
                                </a:lnTo>
                                <a:lnTo>
                                  <a:pt x="5647" y="3436"/>
                                </a:lnTo>
                                <a:lnTo>
                                  <a:pt x="5647" y="3700"/>
                                </a:lnTo>
                                <a:lnTo>
                                  <a:pt x="6353" y="4229"/>
                                </a:lnTo>
                                <a:lnTo>
                                  <a:pt x="7059" y="4493"/>
                                </a:lnTo>
                                <a:lnTo>
                                  <a:pt x="7059" y="4846"/>
                                </a:lnTo>
                                <a:lnTo>
                                  <a:pt x="7294" y="5022"/>
                                </a:lnTo>
                                <a:lnTo>
                                  <a:pt x="7294" y="5639"/>
                                </a:lnTo>
                                <a:lnTo>
                                  <a:pt x="7765" y="6079"/>
                                </a:lnTo>
                                <a:lnTo>
                                  <a:pt x="7765" y="6344"/>
                                </a:lnTo>
                                <a:lnTo>
                                  <a:pt x="8471" y="6696"/>
                                </a:lnTo>
                                <a:lnTo>
                                  <a:pt x="8471" y="7930"/>
                                </a:lnTo>
                                <a:lnTo>
                                  <a:pt x="8706" y="8282"/>
                                </a:lnTo>
                                <a:lnTo>
                                  <a:pt x="8706" y="11542"/>
                                </a:lnTo>
                                <a:lnTo>
                                  <a:pt x="8471" y="11894"/>
                                </a:lnTo>
                                <a:lnTo>
                                  <a:pt x="8471" y="13128"/>
                                </a:lnTo>
                                <a:lnTo>
                                  <a:pt x="7765" y="13480"/>
                                </a:lnTo>
                                <a:lnTo>
                                  <a:pt x="7765" y="13744"/>
                                </a:lnTo>
                                <a:lnTo>
                                  <a:pt x="7294" y="14009"/>
                                </a:lnTo>
                                <a:lnTo>
                                  <a:pt x="7294" y="14802"/>
                                </a:lnTo>
                                <a:lnTo>
                                  <a:pt x="7059" y="14978"/>
                                </a:lnTo>
                                <a:lnTo>
                                  <a:pt x="7059" y="15242"/>
                                </a:lnTo>
                                <a:lnTo>
                                  <a:pt x="6353" y="15595"/>
                                </a:lnTo>
                                <a:lnTo>
                                  <a:pt x="5647" y="15947"/>
                                </a:lnTo>
                                <a:lnTo>
                                  <a:pt x="5647" y="16211"/>
                                </a:lnTo>
                                <a:lnTo>
                                  <a:pt x="5176" y="16652"/>
                                </a:lnTo>
                                <a:lnTo>
                                  <a:pt x="4471" y="16828"/>
                                </a:lnTo>
                                <a:lnTo>
                                  <a:pt x="4471" y="17181"/>
                                </a:lnTo>
                                <a:lnTo>
                                  <a:pt x="4235" y="17445"/>
                                </a:lnTo>
                                <a:lnTo>
                                  <a:pt x="3529" y="17797"/>
                                </a:lnTo>
                                <a:lnTo>
                                  <a:pt x="3059" y="17974"/>
                                </a:lnTo>
                                <a:lnTo>
                                  <a:pt x="3059" y="18414"/>
                                </a:lnTo>
                                <a:lnTo>
                                  <a:pt x="2824" y="18678"/>
                                </a:lnTo>
                                <a:lnTo>
                                  <a:pt x="2118" y="18855"/>
                                </a:lnTo>
                                <a:lnTo>
                                  <a:pt x="1647" y="19207"/>
                                </a:lnTo>
                                <a:lnTo>
                                  <a:pt x="1412" y="19471"/>
                                </a:lnTo>
                                <a:lnTo>
                                  <a:pt x="941" y="19648"/>
                                </a:lnTo>
                                <a:lnTo>
                                  <a:pt x="941" y="19912"/>
                                </a:lnTo>
                                <a:lnTo>
                                  <a:pt x="1412" y="19648"/>
                                </a:lnTo>
                                <a:lnTo>
                                  <a:pt x="13412" y="19648"/>
                                </a:lnTo>
                                <a:lnTo>
                                  <a:pt x="0" y="19648"/>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 name="Freeform 24"/>
                        <wps:cNvSpPr>
                          <a:spLocks/>
                        </wps:cNvSpPr>
                        <wps:spPr bwMode="auto">
                          <a:xfrm>
                            <a:off x="17153" y="4282"/>
                            <a:ext cx="2851" cy="11436"/>
                          </a:xfrm>
                          <a:custGeom>
                            <a:avLst/>
                            <a:gdLst>
                              <a:gd name="T0" fmla="*/ 0 w 20000"/>
                              <a:gd name="T1" fmla="*/ 19912 h 20000"/>
                              <a:gd name="T2" fmla="*/ 9381 w 20000"/>
                              <a:gd name="T3" fmla="*/ 19912 h 20000"/>
                              <a:gd name="T4" fmla="*/ 9735 w 20000"/>
                              <a:gd name="T5" fmla="*/ 19912 h 20000"/>
                              <a:gd name="T6" fmla="*/ 19823 w 20000"/>
                              <a:gd name="T7" fmla="*/ 10044 h 20000"/>
                              <a:gd name="T8" fmla="*/ 9735 w 20000"/>
                              <a:gd name="T9" fmla="*/ 0 h 20000"/>
                              <a:gd name="T10" fmla="*/ 354 w 20000"/>
                              <a:gd name="T11" fmla="*/ 0 h 20000"/>
                              <a:gd name="T12" fmla="*/ 708 w 20000"/>
                              <a:gd name="T13" fmla="*/ 352 h 20000"/>
                              <a:gd name="T14" fmla="*/ 1062 w 20000"/>
                              <a:gd name="T15" fmla="*/ 969 h 20000"/>
                              <a:gd name="T16" fmla="*/ 1416 w 20000"/>
                              <a:gd name="T17" fmla="*/ 1233 h 20000"/>
                              <a:gd name="T18" fmla="*/ 1593 w 20000"/>
                              <a:gd name="T19" fmla="*/ 1586 h 20000"/>
                              <a:gd name="T20" fmla="*/ 2124 w 20000"/>
                              <a:gd name="T21" fmla="*/ 2115 h 20000"/>
                              <a:gd name="T22" fmla="*/ 2124 w 20000"/>
                              <a:gd name="T23" fmla="*/ 2555 h 20000"/>
                              <a:gd name="T24" fmla="*/ 2655 w 20000"/>
                              <a:gd name="T25" fmla="*/ 2907 h 20000"/>
                              <a:gd name="T26" fmla="*/ 3009 w 20000"/>
                              <a:gd name="T27" fmla="*/ 3348 h 20000"/>
                              <a:gd name="T28" fmla="*/ 3009 w 20000"/>
                              <a:gd name="T29" fmla="*/ 3700 h 20000"/>
                              <a:gd name="T30" fmla="*/ 3363 w 20000"/>
                              <a:gd name="T31" fmla="*/ 4317 h 20000"/>
                              <a:gd name="T32" fmla="*/ 3717 w 20000"/>
                              <a:gd name="T33" fmla="*/ 4670 h 20000"/>
                              <a:gd name="T34" fmla="*/ 3717 w 20000"/>
                              <a:gd name="T35" fmla="*/ 4934 h 20000"/>
                              <a:gd name="T36" fmla="*/ 4071 w 20000"/>
                              <a:gd name="T37" fmla="*/ 5463 h 20000"/>
                              <a:gd name="T38" fmla="*/ 4071 w 20000"/>
                              <a:gd name="T39" fmla="*/ 6344 h 20000"/>
                              <a:gd name="T40" fmla="*/ 4425 w 20000"/>
                              <a:gd name="T41" fmla="*/ 6696 h 20000"/>
                              <a:gd name="T42" fmla="*/ 4425 w 20000"/>
                              <a:gd name="T43" fmla="*/ 7489 h 20000"/>
                              <a:gd name="T44" fmla="*/ 4602 w 20000"/>
                              <a:gd name="T45" fmla="*/ 8106 h 20000"/>
                              <a:gd name="T46" fmla="*/ 4602 w 20000"/>
                              <a:gd name="T47" fmla="*/ 12159 h 20000"/>
                              <a:gd name="T48" fmla="*/ 4425 w 20000"/>
                              <a:gd name="T49" fmla="*/ 12599 h 20000"/>
                              <a:gd name="T50" fmla="*/ 4425 w 20000"/>
                              <a:gd name="T51" fmla="*/ 13568 h 20000"/>
                              <a:gd name="T52" fmla="*/ 4071 w 20000"/>
                              <a:gd name="T53" fmla="*/ 13921 h 20000"/>
                              <a:gd name="T54" fmla="*/ 4071 w 20000"/>
                              <a:gd name="T55" fmla="*/ 14714 h 20000"/>
                              <a:gd name="T56" fmla="*/ 3717 w 20000"/>
                              <a:gd name="T57" fmla="*/ 15330 h 20000"/>
                              <a:gd name="T58" fmla="*/ 3717 w 20000"/>
                              <a:gd name="T59" fmla="*/ 15595 h 20000"/>
                              <a:gd name="T60" fmla="*/ 3363 w 20000"/>
                              <a:gd name="T61" fmla="*/ 15947 h 20000"/>
                              <a:gd name="T62" fmla="*/ 3009 w 20000"/>
                              <a:gd name="T63" fmla="*/ 16476 h 20000"/>
                              <a:gd name="T64" fmla="*/ 3009 w 20000"/>
                              <a:gd name="T65" fmla="*/ 16916 h 20000"/>
                              <a:gd name="T66" fmla="*/ 2655 w 20000"/>
                              <a:gd name="T67" fmla="*/ 17357 h 20000"/>
                              <a:gd name="T68" fmla="*/ 2124 w 20000"/>
                              <a:gd name="T69" fmla="*/ 17709 h 20000"/>
                              <a:gd name="T70" fmla="*/ 2124 w 20000"/>
                              <a:gd name="T71" fmla="*/ 18062 h 20000"/>
                              <a:gd name="T72" fmla="*/ 1593 w 20000"/>
                              <a:gd name="T73" fmla="*/ 18678 h 20000"/>
                              <a:gd name="T74" fmla="*/ 1416 w 20000"/>
                              <a:gd name="T75" fmla="*/ 19031 h 20000"/>
                              <a:gd name="T76" fmla="*/ 1062 w 20000"/>
                              <a:gd name="T77" fmla="*/ 19295 h 20000"/>
                              <a:gd name="T78" fmla="*/ 708 w 20000"/>
                              <a:gd name="T79" fmla="*/ 19824 h 20000"/>
                              <a:gd name="T80" fmla="*/ 0 w 20000"/>
                              <a:gd name="T81" fmla="*/ 1991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0000" h="20000">
                                <a:moveTo>
                                  <a:pt x="0" y="19912"/>
                                </a:moveTo>
                                <a:lnTo>
                                  <a:pt x="9381" y="19912"/>
                                </a:lnTo>
                                <a:lnTo>
                                  <a:pt x="9735" y="19912"/>
                                </a:lnTo>
                                <a:lnTo>
                                  <a:pt x="19823" y="10044"/>
                                </a:lnTo>
                                <a:lnTo>
                                  <a:pt x="9735" y="0"/>
                                </a:lnTo>
                                <a:lnTo>
                                  <a:pt x="354" y="0"/>
                                </a:lnTo>
                                <a:lnTo>
                                  <a:pt x="708" y="352"/>
                                </a:lnTo>
                                <a:lnTo>
                                  <a:pt x="1062" y="969"/>
                                </a:lnTo>
                                <a:lnTo>
                                  <a:pt x="1416" y="1233"/>
                                </a:lnTo>
                                <a:lnTo>
                                  <a:pt x="1593" y="1586"/>
                                </a:lnTo>
                                <a:lnTo>
                                  <a:pt x="2124" y="2115"/>
                                </a:lnTo>
                                <a:lnTo>
                                  <a:pt x="2124" y="2555"/>
                                </a:lnTo>
                                <a:lnTo>
                                  <a:pt x="2655" y="2907"/>
                                </a:lnTo>
                                <a:lnTo>
                                  <a:pt x="3009" y="3348"/>
                                </a:lnTo>
                                <a:lnTo>
                                  <a:pt x="3009" y="3700"/>
                                </a:lnTo>
                                <a:lnTo>
                                  <a:pt x="3363" y="4317"/>
                                </a:lnTo>
                                <a:lnTo>
                                  <a:pt x="3717" y="4670"/>
                                </a:lnTo>
                                <a:lnTo>
                                  <a:pt x="3717" y="4934"/>
                                </a:lnTo>
                                <a:lnTo>
                                  <a:pt x="4071" y="5463"/>
                                </a:lnTo>
                                <a:lnTo>
                                  <a:pt x="4071" y="6344"/>
                                </a:lnTo>
                                <a:lnTo>
                                  <a:pt x="4425" y="6696"/>
                                </a:lnTo>
                                <a:lnTo>
                                  <a:pt x="4425" y="7489"/>
                                </a:lnTo>
                                <a:lnTo>
                                  <a:pt x="4602" y="8106"/>
                                </a:lnTo>
                                <a:lnTo>
                                  <a:pt x="4602" y="12159"/>
                                </a:lnTo>
                                <a:lnTo>
                                  <a:pt x="4425" y="12599"/>
                                </a:lnTo>
                                <a:lnTo>
                                  <a:pt x="4425" y="13568"/>
                                </a:lnTo>
                                <a:lnTo>
                                  <a:pt x="4071" y="13921"/>
                                </a:lnTo>
                                <a:lnTo>
                                  <a:pt x="4071" y="14714"/>
                                </a:lnTo>
                                <a:lnTo>
                                  <a:pt x="3717" y="15330"/>
                                </a:lnTo>
                                <a:lnTo>
                                  <a:pt x="3717" y="15595"/>
                                </a:lnTo>
                                <a:lnTo>
                                  <a:pt x="3363" y="15947"/>
                                </a:lnTo>
                                <a:lnTo>
                                  <a:pt x="3009" y="16476"/>
                                </a:lnTo>
                                <a:lnTo>
                                  <a:pt x="3009" y="16916"/>
                                </a:lnTo>
                                <a:lnTo>
                                  <a:pt x="2655" y="17357"/>
                                </a:lnTo>
                                <a:lnTo>
                                  <a:pt x="2124" y="17709"/>
                                </a:lnTo>
                                <a:lnTo>
                                  <a:pt x="2124" y="18062"/>
                                </a:lnTo>
                                <a:lnTo>
                                  <a:pt x="1593" y="18678"/>
                                </a:lnTo>
                                <a:lnTo>
                                  <a:pt x="1416" y="19031"/>
                                </a:lnTo>
                                <a:lnTo>
                                  <a:pt x="1062" y="19295"/>
                                </a:lnTo>
                                <a:lnTo>
                                  <a:pt x="708" y="19824"/>
                                </a:lnTo>
                                <a:lnTo>
                                  <a:pt x="0" y="19912"/>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 name="Group 25"/>
                        <wpg:cNvGrpSpPr>
                          <a:grpSpLocks/>
                        </wpg:cNvGrpSpPr>
                        <wpg:grpSpPr bwMode="auto">
                          <a:xfrm>
                            <a:off x="4994" y="1"/>
                            <a:ext cx="10015" cy="19998"/>
                            <a:chOff x="0" y="0"/>
                            <a:chExt cx="20000" cy="20000"/>
                          </a:xfrm>
                        </wpg:grpSpPr>
                        <wps:wsp>
                          <wps:cNvPr id="10" name="Freeform 26"/>
                          <wps:cNvSpPr>
                            <a:spLocks/>
                          </wps:cNvSpPr>
                          <wps:spPr bwMode="auto">
                            <a:xfrm>
                              <a:off x="0" y="0"/>
                              <a:ext cx="20000" cy="20000"/>
                            </a:xfrm>
                            <a:custGeom>
                              <a:avLst/>
                              <a:gdLst>
                                <a:gd name="T0" fmla="*/ 8312 w 20000"/>
                                <a:gd name="T1" fmla="*/ 101 h 20000"/>
                                <a:gd name="T2" fmla="*/ 7355 w 20000"/>
                                <a:gd name="T3" fmla="*/ 403 h 20000"/>
                                <a:gd name="T4" fmla="*/ 6751 w 20000"/>
                                <a:gd name="T5" fmla="*/ 554 h 20000"/>
                                <a:gd name="T6" fmla="*/ 6096 w 20000"/>
                                <a:gd name="T7" fmla="*/ 856 h 20000"/>
                                <a:gd name="T8" fmla="*/ 5491 w 20000"/>
                                <a:gd name="T9" fmla="*/ 1108 h 20000"/>
                                <a:gd name="T10" fmla="*/ 4836 w 20000"/>
                                <a:gd name="T11" fmla="*/ 1461 h 20000"/>
                                <a:gd name="T12" fmla="*/ 4081 w 20000"/>
                                <a:gd name="T13" fmla="*/ 1914 h 20000"/>
                                <a:gd name="T14" fmla="*/ 2922 w 20000"/>
                                <a:gd name="T15" fmla="*/ 2922 h 20000"/>
                                <a:gd name="T16" fmla="*/ 1914 w 20000"/>
                                <a:gd name="T17" fmla="*/ 4030 h 20000"/>
                                <a:gd name="T18" fmla="*/ 1461 w 20000"/>
                                <a:gd name="T19" fmla="*/ 4786 h 20000"/>
                                <a:gd name="T20" fmla="*/ 1108 w 20000"/>
                                <a:gd name="T21" fmla="*/ 5542 h 20000"/>
                                <a:gd name="T22" fmla="*/ 806 w 20000"/>
                                <a:gd name="T23" fmla="*/ 6096 h 20000"/>
                                <a:gd name="T24" fmla="*/ 554 w 20000"/>
                                <a:gd name="T25" fmla="*/ 6700 h 20000"/>
                                <a:gd name="T26" fmla="*/ 403 w 20000"/>
                                <a:gd name="T27" fmla="*/ 7355 h 20000"/>
                                <a:gd name="T28" fmla="*/ 151 w 20000"/>
                                <a:gd name="T29" fmla="*/ 8312 h 20000"/>
                                <a:gd name="T30" fmla="*/ 0 w 20000"/>
                                <a:gd name="T31" fmla="*/ 10932 h 20000"/>
                                <a:gd name="T32" fmla="*/ 252 w 20000"/>
                                <a:gd name="T33" fmla="*/ 12091 h 20000"/>
                                <a:gd name="T34" fmla="*/ 453 w 20000"/>
                                <a:gd name="T35" fmla="*/ 12947 h 20000"/>
                                <a:gd name="T36" fmla="*/ 756 w 20000"/>
                                <a:gd name="T37" fmla="*/ 13552 h 20000"/>
                                <a:gd name="T38" fmla="*/ 907 w 20000"/>
                                <a:gd name="T39" fmla="*/ 14207 h 20000"/>
                                <a:gd name="T40" fmla="*/ 1360 w 20000"/>
                                <a:gd name="T41" fmla="*/ 14811 h 20000"/>
                                <a:gd name="T42" fmla="*/ 1763 w 20000"/>
                                <a:gd name="T43" fmla="*/ 15617 h 20000"/>
                                <a:gd name="T44" fmla="*/ 2065 w 20000"/>
                                <a:gd name="T45" fmla="*/ 16171 h 20000"/>
                                <a:gd name="T46" fmla="*/ 3829 w 20000"/>
                                <a:gd name="T47" fmla="*/ 17935 h 20000"/>
                                <a:gd name="T48" fmla="*/ 4433 w 20000"/>
                                <a:gd name="T49" fmla="*/ 18237 h 20000"/>
                                <a:gd name="T50" fmla="*/ 5189 w 20000"/>
                                <a:gd name="T51" fmla="*/ 18640 h 20000"/>
                                <a:gd name="T52" fmla="*/ 5793 w 20000"/>
                                <a:gd name="T53" fmla="*/ 19144 h 20000"/>
                                <a:gd name="T54" fmla="*/ 6348 w 20000"/>
                                <a:gd name="T55" fmla="*/ 19244 h 20000"/>
                                <a:gd name="T56" fmla="*/ 7103 w 20000"/>
                                <a:gd name="T57" fmla="*/ 19496 h 20000"/>
                                <a:gd name="T58" fmla="*/ 7909 w 20000"/>
                                <a:gd name="T59" fmla="*/ 19748 h 20000"/>
                                <a:gd name="T60" fmla="*/ 9068 w 20000"/>
                                <a:gd name="T61" fmla="*/ 19950 h 20000"/>
                                <a:gd name="T62" fmla="*/ 11637 w 20000"/>
                                <a:gd name="T63" fmla="*/ 19899 h 20000"/>
                                <a:gd name="T64" fmla="*/ 12594 w 20000"/>
                                <a:gd name="T65" fmla="*/ 19597 h 20000"/>
                                <a:gd name="T66" fmla="*/ 13350 w 20000"/>
                                <a:gd name="T67" fmla="*/ 19446 h 20000"/>
                                <a:gd name="T68" fmla="*/ 13854 w 20000"/>
                                <a:gd name="T69" fmla="*/ 19144 h 20000"/>
                                <a:gd name="T70" fmla="*/ 14559 w 20000"/>
                                <a:gd name="T71" fmla="*/ 18892 h 20000"/>
                                <a:gd name="T72" fmla="*/ 15264 w 20000"/>
                                <a:gd name="T73" fmla="*/ 18539 h 20000"/>
                                <a:gd name="T74" fmla="*/ 15869 w 20000"/>
                                <a:gd name="T75" fmla="*/ 18086 h 20000"/>
                                <a:gd name="T76" fmla="*/ 17078 w 20000"/>
                                <a:gd name="T77" fmla="*/ 17078 h 20000"/>
                                <a:gd name="T78" fmla="*/ 18086 w 20000"/>
                                <a:gd name="T79" fmla="*/ 15919 h 20000"/>
                                <a:gd name="T80" fmla="*/ 18640 w 20000"/>
                                <a:gd name="T81" fmla="*/ 15214 h 20000"/>
                                <a:gd name="T82" fmla="*/ 18841 w 20000"/>
                                <a:gd name="T83" fmla="*/ 14458 h 20000"/>
                                <a:gd name="T84" fmla="*/ 19144 w 20000"/>
                                <a:gd name="T85" fmla="*/ 13904 h 20000"/>
                                <a:gd name="T86" fmla="*/ 19496 w 20000"/>
                                <a:gd name="T87" fmla="*/ 13249 h 20000"/>
                                <a:gd name="T88" fmla="*/ 19748 w 20000"/>
                                <a:gd name="T89" fmla="*/ 12645 h 20000"/>
                                <a:gd name="T90" fmla="*/ 19899 w 20000"/>
                                <a:gd name="T91" fmla="*/ 11688 h 20000"/>
                                <a:gd name="T92" fmla="*/ 19950 w 20000"/>
                                <a:gd name="T93" fmla="*/ 9018 h 20000"/>
                                <a:gd name="T94" fmla="*/ 19849 w 20000"/>
                                <a:gd name="T95" fmla="*/ 7859 h 20000"/>
                                <a:gd name="T96" fmla="*/ 19597 w 20000"/>
                                <a:gd name="T97" fmla="*/ 7053 h 20000"/>
                                <a:gd name="T98" fmla="*/ 19244 w 20000"/>
                                <a:gd name="T99" fmla="*/ 6348 h 20000"/>
                                <a:gd name="T100" fmla="*/ 19093 w 20000"/>
                                <a:gd name="T101" fmla="*/ 5793 h 20000"/>
                                <a:gd name="T102" fmla="*/ 18690 w 20000"/>
                                <a:gd name="T103" fmla="*/ 5189 h 20000"/>
                                <a:gd name="T104" fmla="*/ 18388 w 20000"/>
                                <a:gd name="T105" fmla="*/ 4383 h 20000"/>
                                <a:gd name="T106" fmla="*/ 17884 w 20000"/>
                                <a:gd name="T107" fmla="*/ 3829 h 20000"/>
                                <a:gd name="T108" fmla="*/ 16272 w 20000"/>
                                <a:gd name="T109" fmla="*/ 2065 h 20000"/>
                                <a:gd name="T110" fmla="*/ 15617 w 20000"/>
                                <a:gd name="T111" fmla="*/ 1763 h 20000"/>
                                <a:gd name="T112" fmla="*/ 14811 w 20000"/>
                                <a:gd name="T113" fmla="*/ 1360 h 20000"/>
                                <a:gd name="T114" fmla="*/ 14257 w 20000"/>
                                <a:gd name="T115" fmla="*/ 856 h 20000"/>
                                <a:gd name="T116" fmla="*/ 13602 w 20000"/>
                                <a:gd name="T117" fmla="*/ 705 h 20000"/>
                                <a:gd name="T118" fmla="*/ 12997 w 20000"/>
                                <a:gd name="T119" fmla="*/ 504 h 20000"/>
                                <a:gd name="T120" fmla="*/ 12191 w 20000"/>
                                <a:gd name="T121" fmla="*/ 151 h 20000"/>
                                <a:gd name="T122" fmla="*/ 10982 w 20000"/>
                                <a:gd name="T123"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0000" h="20000">
                                  <a:moveTo>
                                    <a:pt x="9975" y="0"/>
                                  </a:moveTo>
                                  <a:lnTo>
                                    <a:pt x="9068" y="0"/>
                                  </a:lnTo>
                                  <a:lnTo>
                                    <a:pt x="8967" y="101"/>
                                  </a:lnTo>
                                  <a:lnTo>
                                    <a:pt x="8312" y="101"/>
                                  </a:lnTo>
                                  <a:lnTo>
                                    <a:pt x="8262" y="151"/>
                                  </a:lnTo>
                                  <a:lnTo>
                                    <a:pt x="7909" y="151"/>
                                  </a:lnTo>
                                  <a:lnTo>
                                    <a:pt x="7809" y="403"/>
                                  </a:lnTo>
                                  <a:lnTo>
                                    <a:pt x="7355" y="403"/>
                                  </a:lnTo>
                                  <a:lnTo>
                                    <a:pt x="7154" y="504"/>
                                  </a:lnTo>
                                  <a:lnTo>
                                    <a:pt x="7103" y="504"/>
                                  </a:lnTo>
                                  <a:lnTo>
                                    <a:pt x="6902" y="554"/>
                                  </a:lnTo>
                                  <a:lnTo>
                                    <a:pt x="6751" y="554"/>
                                  </a:lnTo>
                                  <a:lnTo>
                                    <a:pt x="6650" y="655"/>
                                  </a:lnTo>
                                  <a:lnTo>
                                    <a:pt x="6348" y="705"/>
                                  </a:lnTo>
                                  <a:lnTo>
                                    <a:pt x="6247" y="705"/>
                                  </a:lnTo>
                                  <a:lnTo>
                                    <a:pt x="6096" y="856"/>
                                  </a:lnTo>
                                  <a:lnTo>
                                    <a:pt x="5894" y="856"/>
                                  </a:lnTo>
                                  <a:lnTo>
                                    <a:pt x="5793" y="856"/>
                                  </a:lnTo>
                                  <a:lnTo>
                                    <a:pt x="5642" y="1058"/>
                                  </a:lnTo>
                                  <a:lnTo>
                                    <a:pt x="5491" y="1108"/>
                                  </a:lnTo>
                                  <a:lnTo>
                                    <a:pt x="5290" y="1209"/>
                                  </a:lnTo>
                                  <a:lnTo>
                                    <a:pt x="5189" y="1360"/>
                                  </a:lnTo>
                                  <a:lnTo>
                                    <a:pt x="4987" y="1360"/>
                                  </a:lnTo>
                                  <a:lnTo>
                                    <a:pt x="4836" y="1461"/>
                                  </a:lnTo>
                                  <a:lnTo>
                                    <a:pt x="4685" y="1612"/>
                                  </a:lnTo>
                                  <a:lnTo>
                                    <a:pt x="4433" y="1763"/>
                                  </a:lnTo>
                                  <a:lnTo>
                                    <a:pt x="4282" y="1864"/>
                                  </a:lnTo>
                                  <a:lnTo>
                                    <a:pt x="4081" y="1914"/>
                                  </a:lnTo>
                                  <a:lnTo>
                                    <a:pt x="4030" y="2015"/>
                                  </a:lnTo>
                                  <a:lnTo>
                                    <a:pt x="3829" y="2065"/>
                                  </a:lnTo>
                                  <a:lnTo>
                                    <a:pt x="3023" y="2821"/>
                                  </a:lnTo>
                                  <a:lnTo>
                                    <a:pt x="2922" y="2922"/>
                                  </a:lnTo>
                                  <a:lnTo>
                                    <a:pt x="2821" y="3023"/>
                                  </a:lnTo>
                                  <a:lnTo>
                                    <a:pt x="2065" y="3829"/>
                                  </a:lnTo>
                                  <a:lnTo>
                                    <a:pt x="2015" y="4030"/>
                                  </a:lnTo>
                                  <a:lnTo>
                                    <a:pt x="1914" y="4030"/>
                                  </a:lnTo>
                                  <a:lnTo>
                                    <a:pt x="1864" y="4232"/>
                                  </a:lnTo>
                                  <a:lnTo>
                                    <a:pt x="1763" y="4383"/>
                                  </a:lnTo>
                                  <a:lnTo>
                                    <a:pt x="1612" y="4635"/>
                                  </a:lnTo>
                                  <a:lnTo>
                                    <a:pt x="1461" y="4786"/>
                                  </a:lnTo>
                                  <a:lnTo>
                                    <a:pt x="1360" y="4987"/>
                                  </a:lnTo>
                                  <a:lnTo>
                                    <a:pt x="1360" y="5189"/>
                                  </a:lnTo>
                                  <a:lnTo>
                                    <a:pt x="1259" y="5239"/>
                                  </a:lnTo>
                                  <a:lnTo>
                                    <a:pt x="1108" y="5542"/>
                                  </a:lnTo>
                                  <a:lnTo>
                                    <a:pt x="957" y="5592"/>
                                  </a:lnTo>
                                  <a:lnTo>
                                    <a:pt x="907" y="5793"/>
                                  </a:lnTo>
                                  <a:lnTo>
                                    <a:pt x="907" y="5894"/>
                                  </a:lnTo>
                                  <a:lnTo>
                                    <a:pt x="806" y="6096"/>
                                  </a:lnTo>
                                  <a:lnTo>
                                    <a:pt x="756" y="6247"/>
                                  </a:lnTo>
                                  <a:lnTo>
                                    <a:pt x="756" y="6348"/>
                                  </a:lnTo>
                                  <a:lnTo>
                                    <a:pt x="605" y="6599"/>
                                  </a:lnTo>
                                  <a:lnTo>
                                    <a:pt x="554" y="6700"/>
                                  </a:lnTo>
                                  <a:lnTo>
                                    <a:pt x="554" y="6851"/>
                                  </a:lnTo>
                                  <a:lnTo>
                                    <a:pt x="453" y="7053"/>
                                  </a:lnTo>
                                  <a:lnTo>
                                    <a:pt x="453" y="7154"/>
                                  </a:lnTo>
                                  <a:lnTo>
                                    <a:pt x="403" y="7355"/>
                                  </a:lnTo>
                                  <a:lnTo>
                                    <a:pt x="403" y="7758"/>
                                  </a:lnTo>
                                  <a:lnTo>
                                    <a:pt x="252" y="7859"/>
                                  </a:lnTo>
                                  <a:lnTo>
                                    <a:pt x="252" y="8262"/>
                                  </a:lnTo>
                                  <a:lnTo>
                                    <a:pt x="151" y="8312"/>
                                  </a:lnTo>
                                  <a:lnTo>
                                    <a:pt x="151" y="8967"/>
                                  </a:lnTo>
                                  <a:lnTo>
                                    <a:pt x="0" y="9018"/>
                                  </a:lnTo>
                                  <a:lnTo>
                                    <a:pt x="0" y="9924"/>
                                  </a:lnTo>
                                  <a:lnTo>
                                    <a:pt x="0" y="10932"/>
                                  </a:lnTo>
                                  <a:lnTo>
                                    <a:pt x="151" y="11033"/>
                                  </a:lnTo>
                                  <a:lnTo>
                                    <a:pt x="151" y="11688"/>
                                  </a:lnTo>
                                  <a:lnTo>
                                    <a:pt x="252" y="11738"/>
                                  </a:lnTo>
                                  <a:lnTo>
                                    <a:pt x="252" y="12091"/>
                                  </a:lnTo>
                                  <a:lnTo>
                                    <a:pt x="403" y="12242"/>
                                  </a:lnTo>
                                  <a:lnTo>
                                    <a:pt x="403" y="12645"/>
                                  </a:lnTo>
                                  <a:lnTo>
                                    <a:pt x="453" y="12846"/>
                                  </a:lnTo>
                                  <a:lnTo>
                                    <a:pt x="453" y="12947"/>
                                  </a:lnTo>
                                  <a:lnTo>
                                    <a:pt x="554" y="13098"/>
                                  </a:lnTo>
                                  <a:lnTo>
                                    <a:pt x="554" y="13249"/>
                                  </a:lnTo>
                                  <a:lnTo>
                                    <a:pt x="605" y="13401"/>
                                  </a:lnTo>
                                  <a:lnTo>
                                    <a:pt x="756" y="13552"/>
                                  </a:lnTo>
                                  <a:lnTo>
                                    <a:pt x="756" y="13753"/>
                                  </a:lnTo>
                                  <a:lnTo>
                                    <a:pt x="806" y="13904"/>
                                  </a:lnTo>
                                  <a:lnTo>
                                    <a:pt x="907" y="14106"/>
                                  </a:lnTo>
                                  <a:lnTo>
                                    <a:pt x="907" y="14207"/>
                                  </a:lnTo>
                                  <a:lnTo>
                                    <a:pt x="957" y="14408"/>
                                  </a:lnTo>
                                  <a:lnTo>
                                    <a:pt x="1108" y="14458"/>
                                  </a:lnTo>
                                  <a:lnTo>
                                    <a:pt x="1259" y="14710"/>
                                  </a:lnTo>
                                  <a:lnTo>
                                    <a:pt x="1360" y="14811"/>
                                  </a:lnTo>
                                  <a:lnTo>
                                    <a:pt x="1360" y="15013"/>
                                  </a:lnTo>
                                  <a:lnTo>
                                    <a:pt x="1461" y="15214"/>
                                  </a:lnTo>
                                  <a:lnTo>
                                    <a:pt x="1612" y="15365"/>
                                  </a:lnTo>
                                  <a:lnTo>
                                    <a:pt x="1763" y="15617"/>
                                  </a:lnTo>
                                  <a:lnTo>
                                    <a:pt x="1864" y="15718"/>
                                  </a:lnTo>
                                  <a:lnTo>
                                    <a:pt x="1914" y="15919"/>
                                  </a:lnTo>
                                  <a:lnTo>
                                    <a:pt x="2015" y="15970"/>
                                  </a:lnTo>
                                  <a:lnTo>
                                    <a:pt x="2065" y="16171"/>
                                  </a:lnTo>
                                  <a:lnTo>
                                    <a:pt x="2821" y="16877"/>
                                  </a:lnTo>
                                  <a:lnTo>
                                    <a:pt x="2922" y="17078"/>
                                  </a:lnTo>
                                  <a:lnTo>
                                    <a:pt x="3023" y="17179"/>
                                  </a:lnTo>
                                  <a:lnTo>
                                    <a:pt x="3829" y="17935"/>
                                  </a:lnTo>
                                  <a:lnTo>
                                    <a:pt x="4030" y="17985"/>
                                  </a:lnTo>
                                  <a:lnTo>
                                    <a:pt x="4081" y="18086"/>
                                  </a:lnTo>
                                  <a:lnTo>
                                    <a:pt x="4282" y="18136"/>
                                  </a:lnTo>
                                  <a:lnTo>
                                    <a:pt x="4433" y="18237"/>
                                  </a:lnTo>
                                  <a:lnTo>
                                    <a:pt x="4685" y="18388"/>
                                  </a:lnTo>
                                  <a:lnTo>
                                    <a:pt x="4836" y="18539"/>
                                  </a:lnTo>
                                  <a:lnTo>
                                    <a:pt x="4987" y="18640"/>
                                  </a:lnTo>
                                  <a:lnTo>
                                    <a:pt x="5189" y="18640"/>
                                  </a:lnTo>
                                  <a:lnTo>
                                    <a:pt x="5290" y="18741"/>
                                  </a:lnTo>
                                  <a:lnTo>
                                    <a:pt x="5491" y="18892"/>
                                  </a:lnTo>
                                  <a:lnTo>
                                    <a:pt x="5642" y="18942"/>
                                  </a:lnTo>
                                  <a:lnTo>
                                    <a:pt x="5793" y="19144"/>
                                  </a:lnTo>
                                  <a:lnTo>
                                    <a:pt x="5894" y="19144"/>
                                  </a:lnTo>
                                  <a:lnTo>
                                    <a:pt x="6096" y="19144"/>
                                  </a:lnTo>
                                  <a:lnTo>
                                    <a:pt x="6247" y="19244"/>
                                  </a:lnTo>
                                  <a:lnTo>
                                    <a:pt x="6348" y="19244"/>
                                  </a:lnTo>
                                  <a:lnTo>
                                    <a:pt x="6650" y="19345"/>
                                  </a:lnTo>
                                  <a:lnTo>
                                    <a:pt x="6751" y="19446"/>
                                  </a:lnTo>
                                  <a:lnTo>
                                    <a:pt x="6902" y="19446"/>
                                  </a:lnTo>
                                  <a:lnTo>
                                    <a:pt x="7103" y="19496"/>
                                  </a:lnTo>
                                  <a:lnTo>
                                    <a:pt x="7154" y="19496"/>
                                  </a:lnTo>
                                  <a:lnTo>
                                    <a:pt x="7355" y="19597"/>
                                  </a:lnTo>
                                  <a:lnTo>
                                    <a:pt x="7809" y="19597"/>
                                  </a:lnTo>
                                  <a:lnTo>
                                    <a:pt x="7909" y="19748"/>
                                  </a:lnTo>
                                  <a:lnTo>
                                    <a:pt x="8262" y="19748"/>
                                  </a:lnTo>
                                  <a:lnTo>
                                    <a:pt x="8312" y="19899"/>
                                  </a:lnTo>
                                  <a:lnTo>
                                    <a:pt x="8967" y="19899"/>
                                  </a:lnTo>
                                  <a:lnTo>
                                    <a:pt x="9068" y="19950"/>
                                  </a:lnTo>
                                  <a:lnTo>
                                    <a:pt x="9975" y="19950"/>
                                  </a:lnTo>
                                  <a:lnTo>
                                    <a:pt x="10982" y="19950"/>
                                  </a:lnTo>
                                  <a:lnTo>
                                    <a:pt x="11083" y="19899"/>
                                  </a:lnTo>
                                  <a:lnTo>
                                    <a:pt x="11637" y="19899"/>
                                  </a:lnTo>
                                  <a:lnTo>
                                    <a:pt x="11738" y="19748"/>
                                  </a:lnTo>
                                  <a:lnTo>
                                    <a:pt x="12191" y="19748"/>
                                  </a:lnTo>
                                  <a:lnTo>
                                    <a:pt x="12242" y="19597"/>
                                  </a:lnTo>
                                  <a:lnTo>
                                    <a:pt x="12594" y="19597"/>
                                  </a:lnTo>
                                  <a:lnTo>
                                    <a:pt x="12796" y="19496"/>
                                  </a:lnTo>
                                  <a:lnTo>
                                    <a:pt x="12997" y="19496"/>
                                  </a:lnTo>
                                  <a:lnTo>
                                    <a:pt x="13149" y="19446"/>
                                  </a:lnTo>
                                  <a:lnTo>
                                    <a:pt x="13350" y="19446"/>
                                  </a:lnTo>
                                  <a:lnTo>
                                    <a:pt x="13401" y="19345"/>
                                  </a:lnTo>
                                  <a:lnTo>
                                    <a:pt x="13602" y="19244"/>
                                  </a:lnTo>
                                  <a:lnTo>
                                    <a:pt x="13753" y="19244"/>
                                  </a:lnTo>
                                  <a:lnTo>
                                    <a:pt x="13854" y="19144"/>
                                  </a:lnTo>
                                  <a:lnTo>
                                    <a:pt x="14207" y="19144"/>
                                  </a:lnTo>
                                  <a:lnTo>
                                    <a:pt x="14257" y="19144"/>
                                  </a:lnTo>
                                  <a:lnTo>
                                    <a:pt x="14458" y="18942"/>
                                  </a:lnTo>
                                  <a:lnTo>
                                    <a:pt x="14559" y="18892"/>
                                  </a:lnTo>
                                  <a:lnTo>
                                    <a:pt x="14710" y="18741"/>
                                  </a:lnTo>
                                  <a:lnTo>
                                    <a:pt x="14811" y="18640"/>
                                  </a:lnTo>
                                  <a:lnTo>
                                    <a:pt x="15013" y="18640"/>
                                  </a:lnTo>
                                  <a:lnTo>
                                    <a:pt x="15264" y="18539"/>
                                  </a:lnTo>
                                  <a:lnTo>
                                    <a:pt x="15416" y="18388"/>
                                  </a:lnTo>
                                  <a:lnTo>
                                    <a:pt x="15617" y="18237"/>
                                  </a:lnTo>
                                  <a:lnTo>
                                    <a:pt x="15718" y="18136"/>
                                  </a:lnTo>
                                  <a:lnTo>
                                    <a:pt x="15869" y="18086"/>
                                  </a:lnTo>
                                  <a:lnTo>
                                    <a:pt x="15970" y="17985"/>
                                  </a:lnTo>
                                  <a:lnTo>
                                    <a:pt x="16272" y="17935"/>
                                  </a:lnTo>
                                  <a:lnTo>
                                    <a:pt x="16877" y="17179"/>
                                  </a:lnTo>
                                  <a:lnTo>
                                    <a:pt x="17078" y="17078"/>
                                  </a:lnTo>
                                  <a:lnTo>
                                    <a:pt x="17280" y="16877"/>
                                  </a:lnTo>
                                  <a:lnTo>
                                    <a:pt x="17884" y="16171"/>
                                  </a:lnTo>
                                  <a:lnTo>
                                    <a:pt x="17985" y="15970"/>
                                  </a:lnTo>
                                  <a:lnTo>
                                    <a:pt x="18086" y="15919"/>
                                  </a:lnTo>
                                  <a:lnTo>
                                    <a:pt x="18136" y="15718"/>
                                  </a:lnTo>
                                  <a:lnTo>
                                    <a:pt x="18388" y="15617"/>
                                  </a:lnTo>
                                  <a:lnTo>
                                    <a:pt x="18438" y="15365"/>
                                  </a:lnTo>
                                  <a:lnTo>
                                    <a:pt x="18640" y="15214"/>
                                  </a:lnTo>
                                  <a:lnTo>
                                    <a:pt x="18690" y="15013"/>
                                  </a:lnTo>
                                  <a:lnTo>
                                    <a:pt x="18690" y="14811"/>
                                  </a:lnTo>
                                  <a:lnTo>
                                    <a:pt x="18791" y="14710"/>
                                  </a:lnTo>
                                  <a:lnTo>
                                    <a:pt x="18841" y="14458"/>
                                  </a:lnTo>
                                  <a:lnTo>
                                    <a:pt x="19043" y="14408"/>
                                  </a:lnTo>
                                  <a:lnTo>
                                    <a:pt x="19093" y="14207"/>
                                  </a:lnTo>
                                  <a:lnTo>
                                    <a:pt x="19093" y="14106"/>
                                  </a:lnTo>
                                  <a:lnTo>
                                    <a:pt x="19144" y="13904"/>
                                  </a:lnTo>
                                  <a:lnTo>
                                    <a:pt x="19244" y="13753"/>
                                  </a:lnTo>
                                  <a:lnTo>
                                    <a:pt x="19244" y="13552"/>
                                  </a:lnTo>
                                  <a:lnTo>
                                    <a:pt x="19446" y="13401"/>
                                  </a:lnTo>
                                  <a:lnTo>
                                    <a:pt x="19496" y="13249"/>
                                  </a:lnTo>
                                  <a:lnTo>
                                    <a:pt x="19496" y="13098"/>
                                  </a:lnTo>
                                  <a:lnTo>
                                    <a:pt x="19597" y="12947"/>
                                  </a:lnTo>
                                  <a:lnTo>
                                    <a:pt x="19597" y="12846"/>
                                  </a:lnTo>
                                  <a:lnTo>
                                    <a:pt x="19748" y="12645"/>
                                  </a:lnTo>
                                  <a:lnTo>
                                    <a:pt x="19748" y="12242"/>
                                  </a:lnTo>
                                  <a:lnTo>
                                    <a:pt x="19849" y="12091"/>
                                  </a:lnTo>
                                  <a:lnTo>
                                    <a:pt x="19849" y="11738"/>
                                  </a:lnTo>
                                  <a:lnTo>
                                    <a:pt x="19899" y="11688"/>
                                  </a:lnTo>
                                  <a:lnTo>
                                    <a:pt x="19899" y="11033"/>
                                  </a:lnTo>
                                  <a:lnTo>
                                    <a:pt x="19950" y="10932"/>
                                  </a:lnTo>
                                  <a:lnTo>
                                    <a:pt x="19950" y="10076"/>
                                  </a:lnTo>
                                  <a:lnTo>
                                    <a:pt x="19950" y="9018"/>
                                  </a:lnTo>
                                  <a:lnTo>
                                    <a:pt x="19899" y="8967"/>
                                  </a:lnTo>
                                  <a:lnTo>
                                    <a:pt x="19899" y="8312"/>
                                  </a:lnTo>
                                  <a:lnTo>
                                    <a:pt x="19849" y="8262"/>
                                  </a:lnTo>
                                  <a:lnTo>
                                    <a:pt x="19849" y="7859"/>
                                  </a:lnTo>
                                  <a:lnTo>
                                    <a:pt x="19748" y="7758"/>
                                  </a:lnTo>
                                  <a:lnTo>
                                    <a:pt x="19748" y="7355"/>
                                  </a:lnTo>
                                  <a:lnTo>
                                    <a:pt x="19597" y="7154"/>
                                  </a:lnTo>
                                  <a:lnTo>
                                    <a:pt x="19597" y="7053"/>
                                  </a:lnTo>
                                  <a:lnTo>
                                    <a:pt x="19496" y="6851"/>
                                  </a:lnTo>
                                  <a:lnTo>
                                    <a:pt x="19496" y="6700"/>
                                  </a:lnTo>
                                  <a:lnTo>
                                    <a:pt x="19446" y="6599"/>
                                  </a:lnTo>
                                  <a:lnTo>
                                    <a:pt x="19244" y="6348"/>
                                  </a:lnTo>
                                  <a:lnTo>
                                    <a:pt x="19244" y="6247"/>
                                  </a:lnTo>
                                  <a:lnTo>
                                    <a:pt x="19144" y="6096"/>
                                  </a:lnTo>
                                  <a:lnTo>
                                    <a:pt x="19093" y="5894"/>
                                  </a:lnTo>
                                  <a:lnTo>
                                    <a:pt x="19093" y="5793"/>
                                  </a:lnTo>
                                  <a:lnTo>
                                    <a:pt x="19043" y="5592"/>
                                  </a:lnTo>
                                  <a:lnTo>
                                    <a:pt x="18841" y="5542"/>
                                  </a:lnTo>
                                  <a:lnTo>
                                    <a:pt x="18791" y="5239"/>
                                  </a:lnTo>
                                  <a:lnTo>
                                    <a:pt x="18690" y="5189"/>
                                  </a:lnTo>
                                  <a:lnTo>
                                    <a:pt x="18690" y="4987"/>
                                  </a:lnTo>
                                  <a:lnTo>
                                    <a:pt x="18640" y="4786"/>
                                  </a:lnTo>
                                  <a:lnTo>
                                    <a:pt x="18438" y="4635"/>
                                  </a:lnTo>
                                  <a:lnTo>
                                    <a:pt x="18388" y="4383"/>
                                  </a:lnTo>
                                  <a:lnTo>
                                    <a:pt x="18136" y="4232"/>
                                  </a:lnTo>
                                  <a:lnTo>
                                    <a:pt x="18086" y="4030"/>
                                  </a:lnTo>
                                  <a:lnTo>
                                    <a:pt x="17985" y="4030"/>
                                  </a:lnTo>
                                  <a:lnTo>
                                    <a:pt x="17884" y="3829"/>
                                  </a:lnTo>
                                  <a:lnTo>
                                    <a:pt x="17280" y="3023"/>
                                  </a:lnTo>
                                  <a:lnTo>
                                    <a:pt x="17078" y="2922"/>
                                  </a:lnTo>
                                  <a:lnTo>
                                    <a:pt x="16877" y="2821"/>
                                  </a:lnTo>
                                  <a:lnTo>
                                    <a:pt x="16272" y="2065"/>
                                  </a:lnTo>
                                  <a:lnTo>
                                    <a:pt x="15970" y="2015"/>
                                  </a:lnTo>
                                  <a:lnTo>
                                    <a:pt x="15869" y="1914"/>
                                  </a:lnTo>
                                  <a:lnTo>
                                    <a:pt x="15718" y="1864"/>
                                  </a:lnTo>
                                  <a:lnTo>
                                    <a:pt x="15617" y="1763"/>
                                  </a:lnTo>
                                  <a:lnTo>
                                    <a:pt x="15416" y="1612"/>
                                  </a:lnTo>
                                  <a:lnTo>
                                    <a:pt x="15264" y="1461"/>
                                  </a:lnTo>
                                  <a:lnTo>
                                    <a:pt x="15013" y="1360"/>
                                  </a:lnTo>
                                  <a:lnTo>
                                    <a:pt x="14811" y="1360"/>
                                  </a:lnTo>
                                  <a:lnTo>
                                    <a:pt x="14710" y="1209"/>
                                  </a:lnTo>
                                  <a:lnTo>
                                    <a:pt x="14559" y="1108"/>
                                  </a:lnTo>
                                  <a:lnTo>
                                    <a:pt x="14458" y="1058"/>
                                  </a:lnTo>
                                  <a:lnTo>
                                    <a:pt x="14257" y="856"/>
                                  </a:lnTo>
                                  <a:lnTo>
                                    <a:pt x="14207" y="856"/>
                                  </a:lnTo>
                                  <a:lnTo>
                                    <a:pt x="13854" y="856"/>
                                  </a:lnTo>
                                  <a:lnTo>
                                    <a:pt x="13753" y="705"/>
                                  </a:lnTo>
                                  <a:lnTo>
                                    <a:pt x="13602" y="705"/>
                                  </a:lnTo>
                                  <a:lnTo>
                                    <a:pt x="13401" y="655"/>
                                  </a:lnTo>
                                  <a:lnTo>
                                    <a:pt x="13350" y="554"/>
                                  </a:lnTo>
                                  <a:lnTo>
                                    <a:pt x="13149" y="554"/>
                                  </a:lnTo>
                                  <a:lnTo>
                                    <a:pt x="12997" y="504"/>
                                  </a:lnTo>
                                  <a:lnTo>
                                    <a:pt x="12796" y="504"/>
                                  </a:lnTo>
                                  <a:lnTo>
                                    <a:pt x="12594" y="403"/>
                                  </a:lnTo>
                                  <a:lnTo>
                                    <a:pt x="12242" y="403"/>
                                  </a:lnTo>
                                  <a:lnTo>
                                    <a:pt x="12191" y="151"/>
                                  </a:lnTo>
                                  <a:lnTo>
                                    <a:pt x="11738" y="151"/>
                                  </a:lnTo>
                                  <a:lnTo>
                                    <a:pt x="11637" y="101"/>
                                  </a:lnTo>
                                  <a:lnTo>
                                    <a:pt x="11083" y="101"/>
                                  </a:lnTo>
                                  <a:lnTo>
                                    <a:pt x="10982" y="0"/>
                                  </a:lnTo>
                                  <a:lnTo>
                                    <a:pt x="9975" y="0"/>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Freeform 27"/>
                          <wps:cNvSpPr>
                            <a:spLocks/>
                          </wps:cNvSpPr>
                          <wps:spPr bwMode="auto">
                            <a:xfrm>
                              <a:off x="2115" y="2115"/>
                              <a:ext cx="15718" cy="15719"/>
                            </a:xfrm>
                            <a:custGeom>
                              <a:avLst/>
                              <a:gdLst>
                                <a:gd name="T0" fmla="*/ 8718 w 20000"/>
                                <a:gd name="T1" fmla="*/ 128 h 20000"/>
                                <a:gd name="T2" fmla="*/ 7564 w 20000"/>
                                <a:gd name="T3" fmla="*/ 385 h 20000"/>
                                <a:gd name="T4" fmla="*/ 6859 w 20000"/>
                                <a:gd name="T5" fmla="*/ 577 h 20000"/>
                                <a:gd name="T6" fmla="*/ 6410 w 20000"/>
                                <a:gd name="T7" fmla="*/ 705 h 20000"/>
                                <a:gd name="T8" fmla="*/ 5962 w 20000"/>
                                <a:gd name="T9" fmla="*/ 962 h 20000"/>
                                <a:gd name="T10" fmla="*/ 5256 w 20000"/>
                                <a:gd name="T11" fmla="*/ 1154 h 20000"/>
                                <a:gd name="T12" fmla="*/ 4679 w 20000"/>
                                <a:gd name="T13" fmla="*/ 1795 h 20000"/>
                                <a:gd name="T14" fmla="*/ 3718 w 20000"/>
                                <a:gd name="T15" fmla="*/ 2244 h 20000"/>
                                <a:gd name="T16" fmla="*/ 1731 w 20000"/>
                                <a:gd name="T17" fmla="*/ 4487 h 20000"/>
                                <a:gd name="T18" fmla="*/ 1282 w 20000"/>
                                <a:gd name="T19" fmla="*/ 5128 h 20000"/>
                                <a:gd name="T20" fmla="*/ 897 w 20000"/>
                                <a:gd name="T21" fmla="*/ 5833 h 20000"/>
                                <a:gd name="T22" fmla="*/ 833 w 20000"/>
                                <a:gd name="T23" fmla="*/ 6346 h 20000"/>
                                <a:gd name="T24" fmla="*/ 577 w 20000"/>
                                <a:gd name="T25" fmla="*/ 6795 h 20000"/>
                                <a:gd name="T26" fmla="*/ 449 w 20000"/>
                                <a:gd name="T27" fmla="*/ 7500 h 20000"/>
                                <a:gd name="T28" fmla="*/ 256 w 20000"/>
                                <a:gd name="T29" fmla="*/ 8077 h 20000"/>
                                <a:gd name="T30" fmla="*/ 0 w 20000"/>
                                <a:gd name="T31" fmla="*/ 10064 h 20000"/>
                                <a:gd name="T32" fmla="*/ 256 w 20000"/>
                                <a:gd name="T33" fmla="*/ 11923 h 20000"/>
                                <a:gd name="T34" fmla="*/ 449 w 20000"/>
                                <a:gd name="T35" fmla="*/ 12628 h 20000"/>
                                <a:gd name="T36" fmla="*/ 577 w 20000"/>
                                <a:gd name="T37" fmla="*/ 13205 h 20000"/>
                                <a:gd name="T38" fmla="*/ 833 w 20000"/>
                                <a:gd name="T39" fmla="*/ 13782 h 20000"/>
                                <a:gd name="T40" fmla="*/ 897 w 20000"/>
                                <a:gd name="T41" fmla="*/ 14295 h 20000"/>
                                <a:gd name="T42" fmla="*/ 1282 w 20000"/>
                                <a:gd name="T43" fmla="*/ 14936 h 20000"/>
                                <a:gd name="T44" fmla="*/ 1731 w 20000"/>
                                <a:gd name="T45" fmla="*/ 15641 h 20000"/>
                                <a:gd name="T46" fmla="*/ 3718 w 20000"/>
                                <a:gd name="T47" fmla="*/ 17885 h 20000"/>
                                <a:gd name="T48" fmla="*/ 4679 w 20000"/>
                                <a:gd name="T49" fmla="*/ 18333 h 20000"/>
                                <a:gd name="T50" fmla="*/ 5256 w 20000"/>
                                <a:gd name="T51" fmla="*/ 18910 h 20000"/>
                                <a:gd name="T52" fmla="*/ 5962 w 20000"/>
                                <a:gd name="T53" fmla="*/ 19167 h 20000"/>
                                <a:gd name="T54" fmla="*/ 6410 w 20000"/>
                                <a:gd name="T55" fmla="*/ 19423 h 20000"/>
                                <a:gd name="T56" fmla="*/ 6859 w 20000"/>
                                <a:gd name="T57" fmla="*/ 19487 h 20000"/>
                                <a:gd name="T58" fmla="*/ 7564 w 20000"/>
                                <a:gd name="T59" fmla="*/ 19744 h 20000"/>
                                <a:gd name="T60" fmla="*/ 8718 w 20000"/>
                                <a:gd name="T61" fmla="*/ 19872 h 20000"/>
                                <a:gd name="T62" fmla="*/ 10962 w 20000"/>
                                <a:gd name="T63" fmla="*/ 19936 h 20000"/>
                                <a:gd name="T64" fmla="*/ 12051 w 20000"/>
                                <a:gd name="T65" fmla="*/ 19744 h 20000"/>
                                <a:gd name="T66" fmla="*/ 12949 w 20000"/>
                                <a:gd name="T67" fmla="*/ 19615 h 20000"/>
                                <a:gd name="T68" fmla="*/ 13397 w 20000"/>
                                <a:gd name="T69" fmla="*/ 19423 h 20000"/>
                                <a:gd name="T70" fmla="*/ 13910 w 20000"/>
                                <a:gd name="T71" fmla="*/ 19295 h 20000"/>
                                <a:gd name="T72" fmla="*/ 14487 w 20000"/>
                                <a:gd name="T73" fmla="*/ 18910 h 20000"/>
                                <a:gd name="T74" fmla="*/ 14936 w 20000"/>
                                <a:gd name="T75" fmla="*/ 18654 h 20000"/>
                                <a:gd name="T76" fmla="*/ 16154 w 20000"/>
                                <a:gd name="T77" fmla="*/ 17885 h 20000"/>
                                <a:gd name="T78" fmla="*/ 17756 w 20000"/>
                                <a:gd name="T79" fmla="*/ 16218 h 20000"/>
                                <a:gd name="T80" fmla="*/ 18654 w 20000"/>
                                <a:gd name="T81" fmla="*/ 15064 h 20000"/>
                                <a:gd name="T82" fmla="*/ 18782 w 20000"/>
                                <a:gd name="T83" fmla="*/ 14487 h 20000"/>
                                <a:gd name="T84" fmla="*/ 19167 w 20000"/>
                                <a:gd name="T85" fmla="*/ 13910 h 20000"/>
                                <a:gd name="T86" fmla="*/ 19359 w 20000"/>
                                <a:gd name="T87" fmla="*/ 13590 h 20000"/>
                                <a:gd name="T88" fmla="*/ 19615 w 20000"/>
                                <a:gd name="T89" fmla="*/ 13013 h 20000"/>
                                <a:gd name="T90" fmla="*/ 19744 w 20000"/>
                                <a:gd name="T91" fmla="*/ 12051 h 20000"/>
                                <a:gd name="T92" fmla="*/ 19936 w 20000"/>
                                <a:gd name="T93" fmla="*/ 11154 h 20000"/>
                                <a:gd name="T94" fmla="*/ 19872 w 20000"/>
                                <a:gd name="T95" fmla="*/ 8782 h 20000"/>
                                <a:gd name="T96" fmla="*/ 19744 w 20000"/>
                                <a:gd name="T97" fmla="*/ 7628 h 20000"/>
                                <a:gd name="T98" fmla="*/ 19487 w 20000"/>
                                <a:gd name="T99" fmla="*/ 6987 h 20000"/>
                                <a:gd name="T100" fmla="*/ 19359 w 20000"/>
                                <a:gd name="T101" fmla="*/ 6410 h 20000"/>
                                <a:gd name="T102" fmla="*/ 19038 w 20000"/>
                                <a:gd name="T103" fmla="*/ 5962 h 20000"/>
                                <a:gd name="T104" fmla="*/ 18782 w 20000"/>
                                <a:gd name="T105" fmla="*/ 5321 h 20000"/>
                                <a:gd name="T106" fmla="*/ 18333 w 20000"/>
                                <a:gd name="T107" fmla="*/ 4679 h 20000"/>
                                <a:gd name="T108" fmla="*/ 17756 w 20000"/>
                                <a:gd name="T109" fmla="*/ 3782 h 20000"/>
                                <a:gd name="T110" fmla="*/ 15641 w 20000"/>
                                <a:gd name="T111" fmla="*/ 1795 h 20000"/>
                                <a:gd name="T112" fmla="*/ 14872 w 20000"/>
                                <a:gd name="T113" fmla="*/ 1346 h 20000"/>
                                <a:gd name="T114" fmla="*/ 14231 w 20000"/>
                                <a:gd name="T115" fmla="*/ 962 h 20000"/>
                                <a:gd name="T116" fmla="*/ 13654 w 20000"/>
                                <a:gd name="T117" fmla="*/ 833 h 20000"/>
                                <a:gd name="T118" fmla="*/ 13205 w 20000"/>
                                <a:gd name="T119" fmla="*/ 577 h 20000"/>
                                <a:gd name="T120" fmla="*/ 12628 w 20000"/>
                                <a:gd name="T121" fmla="*/ 513 h 20000"/>
                                <a:gd name="T122" fmla="*/ 11859 w 20000"/>
                                <a:gd name="T123" fmla="*/ 128 h 20000"/>
                                <a:gd name="T124" fmla="*/ 10000 w 20000"/>
                                <a:gd name="T125"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000" h="20000">
                                  <a:moveTo>
                                    <a:pt x="10000" y="0"/>
                                  </a:moveTo>
                                  <a:lnTo>
                                    <a:pt x="8974" y="0"/>
                                  </a:lnTo>
                                  <a:lnTo>
                                    <a:pt x="8718" y="128"/>
                                  </a:lnTo>
                                  <a:lnTo>
                                    <a:pt x="8077" y="128"/>
                                  </a:lnTo>
                                  <a:lnTo>
                                    <a:pt x="7949" y="385"/>
                                  </a:lnTo>
                                  <a:lnTo>
                                    <a:pt x="7564" y="385"/>
                                  </a:lnTo>
                                  <a:lnTo>
                                    <a:pt x="7436" y="513"/>
                                  </a:lnTo>
                                  <a:lnTo>
                                    <a:pt x="7115" y="513"/>
                                  </a:lnTo>
                                  <a:lnTo>
                                    <a:pt x="6859" y="577"/>
                                  </a:lnTo>
                                  <a:lnTo>
                                    <a:pt x="6795" y="577"/>
                                  </a:lnTo>
                                  <a:lnTo>
                                    <a:pt x="6538" y="705"/>
                                  </a:lnTo>
                                  <a:lnTo>
                                    <a:pt x="6410" y="705"/>
                                  </a:lnTo>
                                  <a:lnTo>
                                    <a:pt x="6282" y="833"/>
                                  </a:lnTo>
                                  <a:lnTo>
                                    <a:pt x="6154" y="833"/>
                                  </a:lnTo>
                                  <a:lnTo>
                                    <a:pt x="5962" y="962"/>
                                  </a:lnTo>
                                  <a:lnTo>
                                    <a:pt x="5833" y="962"/>
                                  </a:lnTo>
                                  <a:lnTo>
                                    <a:pt x="5513" y="1154"/>
                                  </a:lnTo>
                                  <a:lnTo>
                                    <a:pt x="5256" y="1154"/>
                                  </a:lnTo>
                                  <a:lnTo>
                                    <a:pt x="5128" y="1346"/>
                                  </a:lnTo>
                                  <a:lnTo>
                                    <a:pt x="5000" y="1346"/>
                                  </a:lnTo>
                                  <a:lnTo>
                                    <a:pt x="4679" y="1795"/>
                                  </a:lnTo>
                                  <a:lnTo>
                                    <a:pt x="4423" y="1795"/>
                                  </a:lnTo>
                                  <a:lnTo>
                                    <a:pt x="3846" y="2244"/>
                                  </a:lnTo>
                                  <a:lnTo>
                                    <a:pt x="3718" y="2244"/>
                                  </a:lnTo>
                                  <a:lnTo>
                                    <a:pt x="2179" y="3782"/>
                                  </a:lnTo>
                                  <a:lnTo>
                                    <a:pt x="2179" y="3846"/>
                                  </a:lnTo>
                                  <a:lnTo>
                                    <a:pt x="1731" y="4487"/>
                                  </a:lnTo>
                                  <a:lnTo>
                                    <a:pt x="1731" y="4679"/>
                                  </a:lnTo>
                                  <a:lnTo>
                                    <a:pt x="1282" y="5064"/>
                                  </a:lnTo>
                                  <a:lnTo>
                                    <a:pt x="1282" y="5128"/>
                                  </a:lnTo>
                                  <a:lnTo>
                                    <a:pt x="1154" y="5321"/>
                                  </a:lnTo>
                                  <a:lnTo>
                                    <a:pt x="1154" y="5641"/>
                                  </a:lnTo>
                                  <a:lnTo>
                                    <a:pt x="897" y="5833"/>
                                  </a:lnTo>
                                  <a:lnTo>
                                    <a:pt x="897" y="5962"/>
                                  </a:lnTo>
                                  <a:lnTo>
                                    <a:pt x="833" y="6218"/>
                                  </a:lnTo>
                                  <a:lnTo>
                                    <a:pt x="833" y="6346"/>
                                  </a:lnTo>
                                  <a:lnTo>
                                    <a:pt x="641" y="6410"/>
                                  </a:lnTo>
                                  <a:lnTo>
                                    <a:pt x="641" y="6538"/>
                                  </a:lnTo>
                                  <a:lnTo>
                                    <a:pt x="577" y="6795"/>
                                  </a:lnTo>
                                  <a:lnTo>
                                    <a:pt x="577" y="6987"/>
                                  </a:lnTo>
                                  <a:lnTo>
                                    <a:pt x="449" y="7179"/>
                                  </a:lnTo>
                                  <a:lnTo>
                                    <a:pt x="449" y="7500"/>
                                  </a:lnTo>
                                  <a:lnTo>
                                    <a:pt x="321" y="7628"/>
                                  </a:lnTo>
                                  <a:lnTo>
                                    <a:pt x="321" y="7949"/>
                                  </a:lnTo>
                                  <a:lnTo>
                                    <a:pt x="256" y="8077"/>
                                  </a:lnTo>
                                  <a:lnTo>
                                    <a:pt x="256" y="8782"/>
                                  </a:lnTo>
                                  <a:lnTo>
                                    <a:pt x="0" y="9038"/>
                                  </a:lnTo>
                                  <a:lnTo>
                                    <a:pt x="0" y="10064"/>
                                  </a:lnTo>
                                  <a:lnTo>
                                    <a:pt x="0" y="11154"/>
                                  </a:lnTo>
                                  <a:lnTo>
                                    <a:pt x="256" y="11346"/>
                                  </a:lnTo>
                                  <a:lnTo>
                                    <a:pt x="256" y="11923"/>
                                  </a:lnTo>
                                  <a:lnTo>
                                    <a:pt x="321" y="12051"/>
                                  </a:lnTo>
                                  <a:lnTo>
                                    <a:pt x="321" y="12500"/>
                                  </a:lnTo>
                                  <a:lnTo>
                                    <a:pt x="449" y="12628"/>
                                  </a:lnTo>
                                  <a:lnTo>
                                    <a:pt x="449" y="13013"/>
                                  </a:lnTo>
                                  <a:lnTo>
                                    <a:pt x="577" y="13077"/>
                                  </a:lnTo>
                                  <a:lnTo>
                                    <a:pt x="577" y="13205"/>
                                  </a:lnTo>
                                  <a:lnTo>
                                    <a:pt x="641" y="13590"/>
                                  </a:lnTo>
                                  <a:lnTo>
                                    <a:pt x="641" y="13654"/>
                                  </a:lnTo>
                                  <a:lnTo>
                                    <a:pt x="833" y="13782"/>
                                  </a:lnTo>
                                  <a:lnTo>
                                    <a:pt x="833" y="13910"/>
                                  </a:lnTo>
                                  <a:lnTo>
                                    <a:pt x="897" y="14103"/>
                                  </a:lnTo>
                                  <a:lnTo>
                                    <a:pt x="897" y="14295"/>
                                  </a:lnTo>
                                  <a:lnTo>
                                    <a:pt x="1154" y="14487"/>
                                  </a:lnTo>
                                  <a:lnTo>
                                    <a:pt x="1154" y="14679"/>
                                  </a:lnTo>
                                  <a:lnTo>
                                    <a:pt x="1282" y="14936"/>
                                  </a:lnTo>
                                  <a:lnTo>
                                    <a:pt x="1282" y="15064"/>
                                  </a:lnTo>
                                  <a:lnTo>
                                    <a:pt x="1731" y="15449"/>
                                  </a:lnTo>
                                  <a:lnTo>
                                    <a:pt x="1731" y="15641"/>
                                  </a:lnTo>
                                  <a:lnTo>
                                    <a:pt x="2179" y="16218"/>
                                  </a:lnTo>
                                  <a:lnTo>
                                    <a:pt x="2179" y="16346"/>
                                  </a:lnTo>
                                  <a:lnTo>
                                    <a:pt x="3718" y="17885"/>
                                  </a:lnTo>
                                  <a:lnTo>
                                    <a:pt x="3846" y="17885"/>
                                  </a:lnTo>
                                  <a:lnTo>
                                    <a:pt x="4423" y="18333"/>
                                  </a:lnTo>
                                  <a:lnTo>
                                    <a:pt x="4679" y="18333"/>
                                  </a:lnTo>
                                  <a:lnTo>
                                    <a:pt x="5000" y="18654"/>
                                  </a:lnTo>
                                  <a:lnTo>
                                    <a:pt x="5128" y="18654"/>
                                  </a:lnTo>
                                  <a:lnTo>
                                    <a:pt x="5256" y="18910"/>
                                  </a:lnTo>
                                  <a:lnTo>
                                    <a:pt x="5513" y="18910"/>
                                  </a:lnTo>
                                  <a:lnTo>
                                    <a:pt x="5833" y="19167"/>
                                  </a:lnTo>
                                  <a:lnTo>
                                    <a:pt x="5962" y="19167"/>
                                  </a:lnTo>
                                  <a:lnTo>
                                    <a:pt x="6154" y="19295"/>
                                  </a:lnTo>
                                  <a:lnTo>
                                    <a:pt x="6282" y="19295"/>
                                  </a:lnTo>
                                  <a:lnTo>
                                    <a:pt x="6410" y="19423"/>
                                  </a:lnTo>
                                  <a:lnTo>
                                    <a:pt x="6538" y="19423"/>
                                  </a:lnTo>
                                  <a:lnTo>
                                    <a:pt x="6795" y="19487"/>
                                  </a:lnTo>
                                  <a:lnTo>
                                    <a:pt x="6859" y="19487"/>
                                  </a:lnTo>
                                  <a:lnTo>
                                    <a:pt x="7115" y="19615"/>
                                  </a:lnTo>
                                  <a:lnTo>
                                    <a:pt x="7436" y="19615"/>
                                  </a:lnTo>
                                  <a:lnTo>
                                    <a:pt x="7564" y="19744"/>
                                  </a:lnTo>
                                  <a:lnTo>
                                    <a:pt x="7949" y="19744"/>
                                  </a:lnTo>
                                  <a:lnTo>
                                    <a:pt x="8077" y="19872"/>
                                  </a:lnTo>
                                  <a:lnTo>
                                    <a:pt x="8718" y="19872"/>
                                  </a:lnTo>
                                  <a:lnTo>
                                    <a:pt x="8974" y="19936"/>
                                  </a:lnTo>
                                  <a:lnTo>
                                    <a:pt x="10000" y="19936"/>
                                  </a:lnTo>
                                  <a:lnTo>
                                    <a:pt x="10962" y="19936"/>
                                  </a:lnTo>
                                  <a:lnTo>
                                    <a:pt x="11282" y="19872"/>
                                  </a:lnTo>
                                  <a:lnTo>
                                    <a:pt x="11859" y="19872"/>
                                  </a:lnTo>
                                  <a:lnTo>
                                    <a:pt x="12051" y="19744"/>
                                  </a:lnTo>
                                  <a:lnTo>
                                    <a:pt x="12372" y="19744"/>
                                  </a:lnTo>
                                  <a:lnTo>
                                    <a:pt x="12628" y="19615"/>
                                  </a:lnTo>
                                  <a:lnTo>
                                    <a:pt x="12949" y="19615"/>
                                  </a:lnTo>
                                  <a:lnTo>
                                    <a:pt x="13077" y="19487"/>
                                  </a:lnTo>
                                  <a:lnTo>
                                    <a:pt x="13205" y="19487"/>
                                  </a:lnTo>
                                  <a:lnTo>
                                    <a:pt x="13397" y="19423"/>
                                  </a:lnTo>
                                  <a:lnTo>
                                    <a:pt x="13526" y="19423"/>
                                  </a:lnTo>
                                  <a:lnTo>
                                    <a:pt x="13654" y="19295"/>
                                  </a:lnTo>
                                  <a:lnTo>
                                    <a:pt x="13910" y="19295"/>
                                  </a:lnTo>
                                  <a:lnTo>
                                    <a:pt x="14103" y="19167"/>
                                  </a:lnTo>
                                  <a:lnTo>
                                    <a:pt x="14231" y="19167"/>
                                  </a:lnTo>
                                  <a:lnTo>
                                    <a:pt x="14487" y="18910"/>
                                  </a:lnTo>
                                  <a:lnTo>
                                    <a:pt x="14679" y="18910"/>
                                  </a:lnTo>
                                  <a:lnTo>
                                    <a:pt x="14872" y="18654"/>
                                  </a:lnTo>
                                  <a:lnTo>
                                    <a:pt x="14936" y="18654"/>
                                  </a:lnTo>
                                  <a:lnTo>
                                    <a:pt x="15449" y="18333"/>
                                  </a:lnTo>
                                  <a:lnTo>
                                    <a:pt x="15641" y="18333"/>
                                  </a:lnTo>
                                  <a:lnTo>
                                    <a:pt x="16154" y="17885"/>
                                  </a:lnTo>
                                  <a:lnTo>
                                    <a:pt x="16218" y="17885"/>
                                  </a:lnTo>
                                  <a:lnTo>
                                    <a:pt x="17756" y="16346"/>
                                  </a:lnTo>
                                  <a:lnTo>
                                    <a:pt x="17756" y="16218"/>
                                  </a:lnTo>
                                  <a:lnTo>
                                    <a:pt x="18333" y="15641"/>
                                  </a:lnTo>
                                  <a:lnTo>
                                    <a:pt x="18333" y="15449"/>
                                  </a:lnTo>
                                  <a:lnTo>
                                    <a:pt x="18654" y="15064"/>
                                  </a:lnTo>
                                  <a:lnTo>
                                    <a:pt x="18654" y="14936"/>
                                  </a:lnTo>
                                  <a:lnTo>
                                    <a:pt x="18782" y="14679"/>
                                  </a:lnTo>
                                  <a:lnTo>
                                    <a:pt x="18782" y="14487"/>
                                  </a:lnTo>
                                  <a:lnTo>
                                    <a:pt x="19038" y="14295"/>
                                  </a:lnTo>
                                  <a:lnTo>
                                    <a:pt x="19038" y="14103"/>
                                  </a:lnTo>
                                  <a:lnTo>
                                    <a:pt x="19167" y="13910"/>
                                  </a:lnTo>
                                  <a:lnTo>
                                    <a:pt x="19167" y="13782"/>
                                  </a:lnTo>
                                  <a:lnTo>
                                    <a:pt x="19359" y="13654"/>
                                  </a:lnTo>
                                  <a:lnTo>
                                    <a:pt x="19359" y="13590"/>
                                  </a:lnTo>
                                  <a:lnTo>
                                    <a:pt x="19487" y="13205"/>
                                  </a:lnTo>
                                  <a:lnTo>
                                    <a:pt x="19487" y="13077"/>
                                  </a:lnTo>
                                  <a:lnTo>
                                    <a:pt x="19615" y="13013"/>
                                  </a:lnTo>
                                  <a:lnTo>
                                    <a:pt x="19615" y="12628"/>
                                  </a:lnTo>
                                  <a:lnTo>
                                    <a:pt x="19744" y="12500"/>
                                  </a:lnTo>
                                  <a:lnTo>
                                    <a:pt x="19744" y="12051"/>
                                  </a:lnTo>
                                  <a:lnTo>
                                    <a:pt x="19872" y="11923"/>
                                  </a:lnTo>
                                  <a:lnTo>
                                    <a:pt x="19872" y="11346"/>
                                  </a:lnTo>
                                  <a:lnTo>
                                    <a:pt x="19936" y="11154"/>
                                  </a:lnTo>
                                  <a:lnTo>
                                    <a:pt x="19936" y="10064"/>
                                  </a:lnTo>
                                  <a:lnTo>
                                    <a:pt x="19936" y="9038"/>
                                  </a:lnTo>
                                  <a:lnTo>
                                    <a:pt x="19872" y="8782"/>
                                  </a:lnTo>
                                  <a:lnTo>
                                    <a:pt x="19872" y="8077"/>
                                  </a:lnTo>
                                  <a:lnTo>
                                    <a:pt x="19744" y="7949"/>
                                  </a:lnTo>
                                  <a:lnTo>
                                    <a:pt x="19744" y="7628"/>
                                  </a:lnTo>
                                  <a:lnTo>
                                    <a:pt x="19615" y="7500"/>
                                  </a:lnTo>
                                  <a:lnTo>
                                    <a:pt x="19615" y="7179"/>
                                  </a:lnTo>
                                  <a:lnTo>
                                    <a:pt x="19487" y="6987"/>
                                  </a:lnTo>
                                  <a:lnTo>
                                    <a:pt x="19487" y="6795"/>
                                  </a:lnTo>
                                  <a:lnTo>
                                    <a:pt x="19359" y="6538"/>
                                  </a:lnTo>
                                  <a:lnTo>
                                    <a:pt x="19359" y="6410"/>
                                  </a:lnTo>
                                  <a:lnTo>
                                    <a:pt x="19167" y="6346"/>
                                  </a:lnTo>
                                  <a:lnTo>
                                    <a:pt x="19167" y="6218"/>
                                  </a:lnTo>
                                  <a:lnTo>
                                    <a:pt x="19038" y="5962"/>
                                  </a:lnTo>
                                  <a:lnTo>
                                    <a:pt x="19038" y="5833"/>
                                  </a:lnTo>
                                  <a:lnTo>
                                    <a:pt x="18782" y="5641"/>
                                  </a:lnTo>
                                  <a:lnTo>
                                    <a:pt x="18782" y="5321"/>
                                  </a:lnTo>
                                  <a:lnTo>
                                    <a:pt x="18654" y="5128"/>
                                  </a:lnTo>
                                  <a:lnTo>
                                    <a:pt x="18654" y="5064"/>
                                  </a:lnTo>
                                  <a:lnTo>
                                    <a:pt x="18333" y="4679"/>
                                  </a:lnTo>
                                  <a:lnTo>
                                    <a:pt x="18333" y="4487"/>
                                  </a:lnTo>
                                  <a:lnTo>
                                    <a:pt x="17756" y="3846"/>
                                  </a:lnTo>
                                  <a:lnTo>
                                    <a:pt x="17756" y="3782"/>
                                  </a:lnTo>
                                  <a:lnTo>
                                    <a:pt x="16218" y="2244"/>
                                  </a:lnTo>
                                  <a:lnTo>
                                    <a:pt x="16154" y="2244"/>
                                  </a:lnTo>
                                  <a:lnTo>
                                    <a:pt x="15641" y="1795"/>
                                  </a:lnTo>
                                  <a:lnTo>
                                    <a:pt x="15449" y="1795"/>
                                  </a:lnTo>
                                  <a:lnTo>
                                    <a:pt x="14936" y="1346"/>
                                  </a:lnTo>
                                  <a:lnTo>
                                    <a:pt x="14872" y="1346"/>
                                  </a:lnTo>
                                  <a:lnTo>
                                    <a:pt x="14679" y="1154"/>
                                  </a:lnTo>
                                  <a:lnTo>
                                    <a:pt x="14487" y="1154"/>
                                  </a:lnTo>
                                  <a:lnTo>
                                    <a:pt x="14231" y="962"/>
                                  </a:lnTo>
                                  <a:lnTo>
                                    <a:pt x="14103" y="962"/>
                                  </a:lnTo>
                                  <a:lnTo>
                                    <a:pt x="13910" y="833"/>
                                  </a:lnTo>
                                  <a:lnTo>
                                    <a:pt x="13654" y="833"/>
                                  </a:lnTo>
                                  <a:lnTo>
                                    <a:pt x="13526" y="705"/>
                                  </a:lnTo>
                                  <a:lnTo>
                                    <a:pt x="13397" y="705"/>
                                  </a:lnTo>
                                  <a:lnTo>
                                    <a:pt x="13205" y="577"/>
                                  </a:lnTo>
                                  <a:lnTo>
                                    <a:pt x="13077" y="577"/>
                                  </a:lnTo>
                                  <a:lnTo>
                                    <a:pt x="12949" y="513"/>
                                  </a:lnTo>
                                  <a:lnTo>
                                    <a:pt x="12628" y="513"/>
                                  </a:lnTo>
                                  <a:lnTo>
                                    <a:pt x="12372" y="385"/>
                                  </a:lnTo>
                                  <a:lnTo>
                                    <a:pt x="12051" y="385"/>
                                  </a:lnTo>
                                  <a:lnTo>
                                    <a:pt x="11859" y="128"/>
                                  </a:lnTo>
                                  <a:lnTo>
                                    <a:pt x="11282" y="128"/>
                                  </a:lnTo>
                                  <a:lnTo>
                                    <a:pt x="10962" y="0"/>
                                  </a:lnTo>
                                  <a:lnTo>
                                    <a:pt x="10000" y="0"/>
                                  </a:lnTo>
                                  <a:close/>
                                </a:path>
                              </a:pathLst>
                            </a:custGeom>
                            <a:solidFill>
                              <a:srgbClr val="000080"/>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 name="Group 28"/>
                          <wpg:cNvGrpSpPr>
                            <a:grpSpLocks/>
                          </wpg:cNvGrpSpPr>
                          <wpg:grpSpPr bwMode="auto">
                            <a:xfrm>
                              <a:off x="5793" y="4281"/>
                              <a:ext cx="8364" cy="11438"/>
                              <a:chOff x="0" y="0"/>
                              <a:chExt cx="20001" cy="20000"/>
                            </a:xfrm>
                          </wpg:grpSpPr>
                          <wps:wsp>
                            <wps:cNvPr id="13" name="Freeform 29"/>
                            <wps:cNvSpPr>
                              <a:spLocks/>
                            </wps:cNvSpPr>
                            <wps:spPr bwMode="auto">
                              <a:xfrm>
                                <a:off x="0" y="0"/>
                                <a:ext cx="6868" cy="20000"/>
                              </a:xfrm>
                              <a:custGeom>
                                <a:avLst/>
                                <a:gdLst>
                                  <a:gd name="T0" fmla="*/ 0 w 20000"/>
                                  <a:gd name="T1" fmla="*/ 0 h 20000"/>
                                  <a:gd name="T2" fmla="*/ 19649 w 20000"/>
                                  <a:gd name="T3" fmla="*/ 0 h 20000"/>
                                  <a:gd name="T4" fmla="*/ 18596 w 20000"/>
                                  <a:gd name="T5" fmla="*/ 19912 h 20000"/>
                                  <a:gd name="T6" fmla="*/ 0 w 20000"/>
                                  <a:gd name="T7" fmla="*/ 19912 h 20000"/>
                                  <a:gd name="T8" fmla="*/ 0 w 20000"/>
                                  <a:gd name="T9" fmla="*/ 1057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19649" y="0"/>
                                    </a:lnTo>
                                    <a:lnTo>
                                      <a:pt x="18596" y="19912"/>
                                    </a:lnTo>
                                    <a:lnTo>
                                      <a:pt x="0" y="19912"/>
                                    </a:lnTo>
                                    <a:lnTo>
                                      <a:pt x="0" y="1057"/>
                                    </a:lnTo>
                                    <a:lnTo>
                                      <a:pt x="0" y="0"/>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Freeform 30"/>
                            <wps:cNvSpPr>
                              <a:spLocks/>
                            </wps:cNvSpPr>
                            <wps:spPr bwMode="auto">
                              <a:xfrm>
                                <a:off x="6385" y="0"/>
                                <a:ext cx="13616" cy="20000"/>
                              </a:xfrm>
                              <a:custGeom>
                                <a:avLst/>
                                <a:gdLst>
                                  <a:gd name="T0" fmla="*/ 8673 w 20000"/>
                                  <a:gd name="T1" fmla="*/ 0 h 20000"/>
                                  <a:gd name="T2" fmla="*/ 19823 w 20000"/>
                                  <a:gd name="T3" fmla="*/ 0 h 20000"/>
                                  <a:gd name="T4" fmla="*/ 11150 w 20000"/>
                                  <a:gd name="T5" fmla="*/ 10044 h 20000"/>
                                  <a:gd name="T6" fmla="*/ 19823 w 20000"/>
                                  <a:gd name="T7" fmla="*/ 19912 h 20000"/>
                                  <a:gd name="T8" fmla="*/ 8673 w 20000"/>
                                  <a:gd name="T9" fmla="*/ 19648 h 20000"/>
                                  <a:gd name="T10" fmla="*/ 0 w 20000"/>
                                  <a:gd name="T11" fmla="*/ 10044 h 20000"/>
                                  <a:gd name="T12" fmla="*/ 8673 w 20000"/>
                                  <a:gd name="T13" fmla="*/ 0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8673" y="0"/>
                                    </a:moveTo>
                                    <a:lnTo>
                                      <a:pt x="19823" y="0"/>
                                    </a:lnTo>
                                    <a:lnTo>
                                      <a:pt x="11150" y="10044"/>
                                    </a:lnTo>
                                    <a:lnTo>
                                      <a:pt x="19823" y="19912"/>
                                    </a:lnTo>
                                    <a:lnTo>
                                      <a:pt x="8673" y="19648"/>
                                    </a:lnTo>
                                    <a:lnTo>
                                      <a:pt x="0" y="10044"/>
                                    </a:lnTo>
                                    <a:lnTo>
                                      <a:pt x="8673" y="0"/>
                                    </a:lnTo>
                                    <a:close/>
                                  </a:path>
                                </a:pathLst>
                              </a:custGeom>
                              <a:solidFill>
                                <a:srgbClr val="FFFFFF"/>
                              </a:solidFill>
                              <a:ln>
                                <a:noFill/>
                              </a:ln>
                              <a:effectLst/>
                              <a:extLst>
                                <a:ext uri="{91240B29-F687-4F45-9708-019B960494DF}">
                                  <a14:hiddenLine xmlns:a14="http://schemas.microsoft.com/office/drawing/2010/main" w="1270" cap="flat">
                                    <a:solidFill>
                                      <a:srgbClr val="FFFFFF"/>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7C46B20D" id="Group 18" o:spid="_x0000_s1026" style="position:absolute;margin-left:506.05pt;margin-top:773.95pt;width:45.35pt;height:31.2pt;z-index:2516556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" o:allowincell="f">
              <v:rect id="Rectangle 1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" fillcolor="navy" stroked="f" strokecolor="white" strokeweight=".1pt"/>
              <v:group id="Group 20" o:spid="_x0000_s1028" style="position:absolute;left:1257;top:3654;width:17486;height:12724" coordorigin="-1,1" coordsize="20005,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21" o:spid="_x0000_s1029" style="position:absolute;left:2850;top:4282;width:2144;height:114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" path="m19765,19736r-13883,l6588,19736,5176,19119r,-88l4941,18678r-470,-352l4235,18062r,-617l3529,17093r-470,-265l3059,16476r-235,-441l2118,15595r,-353l1647,14978r,-352l1412,14009r,-265l235,13392r,-1233l,11718,,8194,235,7753r,-1233l1412,6167r,-176l1647,5286r,-352l2118,4670r,-265l2824,3965r235,-529l3059,3172r470,-353l4235,2467r,-529l4471,1586,5176,881r,-88l6588,,19059,r235,l19059,176r,-176l18353,441r-471,352l17647,881r-471,352l16235,1586r-470,352l15765,2203r-706,264l14824,2819r-471,353l14353,3260r-235,352l13412,4053r,352l12941,4670r,264l12706,5198r,265l12235,5991r,529l11294,6872r,881l10824,8106r,3612l11294,11982r,970l12235,13304r,529l12706,14185r,441l12941,14802r,264l13412,15419r,352l14118,16035r235,441l14353,16652r471,352l15059,17269r706,352l15765,17797r470,441l17176,18502r471,353l17882,19031r471,264l19059,19736r235,176l19059,19736r-12471,l19765,19736xe" stroked="f" strokecolor="white" strokeweight=".1pt">
                  <v:path arrowok="t" o:connecttype="custom" o:connectlocs="631,11285;555,10932;530,10680;454,10328;378,9774;328,9421;227,8917;177,8564;151,8010;25,7658;0,6700;25,4433;151,3526;177,3023;227,2670;303,2267;328,1814;454,1411;479,907;555,453;2043,0;2043,101;1967,252;1892,504;1740,907;1690,1260;1589,1612;1539,1864;1438,2318;1387,2670;1362,2972;1312,3426;1211,3929;1160,4635;1211,6851;1312,7607;1362,8111;1387,8464;1438,8817;1513,9169;1539,9522;1614,9874;1690,10176;1841,10579;1917,10882;2043,11285;2043,11285;2119,11285" o:connectangles="0,0,0,0,0,0,0,0,0,0,0,0,0,0,0,0,0,0,0,0,0,0,0,0,0,0,0,0,0,0,0,0,0,0,0,0,0,0,0,0,0,0,0,0,0,0,0,0"/>
                </v:shape>
                <v:shape id="Freeform 22" o:spid="_x0000_s1030" style="position:absolute;left:-1;top:4282;width:2851;height:114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" path="m19823,19912r-9558,l9912,19912,,10132,9912,r9557,l18761,441r-354,440l18053,1233r-354,353l17522,2203r,264l16991,2819r-177,441l16283,3612r,617l16106,4581r,265l15752,5374r,882l15398,6608r,881l14690,8018r,3964l15398,12423r,969l15752,13656r,970l16106,15154r,265l16283,15683r,528l16814,16652r177,529l17522,17445r,352l17699,18414r354,264l18407,19031r354,440l19823,19912xe" stroked="f" strokecolor="white" strokeweight=".1pt">
                  <v:path arrowok="t" o:connecttype="custom" o:connectlocs="2826,11386;1463,11386;1413,11386;0,5793;1413,0;2775,0;2674,252;2624,504;2573,705;2523,907;2498,1260;2498,1411;2422,1612;2397,1864;2321,2065;2321,2418;2296,2619;2296,2771;2245,3073;2245,3577;2195,3778;2195,4282;2094,4585;2094,6851;2195,7103;2195,7658;2245,7809;2245,8363;2296,8665;2296,8817;2321,8968;2321,9269;2397,9522;2422,9824;2498,9975;2498,10176;2523,10529;2573,10680;2624,10882;2674,11134;2826,11386" o:connectangles="0,0,0,0,0,0,0,0,0,0,0,0,0,0,0,0,0,0,0,0,0,0,0,0,0,0,0,0,0,0,0,0,0,0,0,0,0,0,0,0,0"/>
                </v:shape>
                <v:shape id="Freeform 23" o:spid="_x0000_s1031" style="position:absolute;left:15009;top:4282;width:2144;height:114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" path="m,19648r13647,l13412,19648r941,-441l14353,18855r471,l15529,18414r,-440l15765,17621r470,-352l16941,17004r,-352l17647,16035r235,-264l17882,15419r706,-265l18588,14714r471,-529l19059,13568r235,-440l19294,12335r471,-353l19765,7841r-471,-528l19294,6696r-235,-440l19059,5463r-471,-353l18588,4670r-706,-353l17882,4053r-235,-441l16941,3084r,-265l16235,2467r-470,-441l15529,1674r,-264l14824,881r-471,l14353,793,13412,,941,r471,88l1647,617r471,264l2824,1057r235,353l3059,1674r470,176l4235,2379r236,264l4471,2907r705,177l5647,3436r,264l6353,4229r706,264l7059,4846r235,176l7294,5639r471,440l7765,6344r706,352l8471,7930r235,352l8706,11542r-235,352l8471,13128r-706,352l7765,13744r-471,265l7294,14802r-235,176l7059,15242r-706,353l5647,15947r,264l5176,16652r-705,176l4471,17181r-236,264l3529,17797r-470,177l3059,18414r-235,264l2118,18855r-471,352l1412,19471r-471,177l941,19912r471,-264l13412,19648,,19648xe" stroked="f" strokecolor="white" strokeweight=".1pt">
                  <v:path arrowok="t" o:connecttype="custom" o:connectlocs="1463,11235;1539,10983;1589,10781;1665,10278;1740,9874;1816,9522;1917,9018;1993,8665;2043,8111;2068,7507;2119,6851;2068,4182;2043,3577;1993,2922;1917,2468;1892,2065;1816,1612;1690,1158;1665,806;1539,504;1438,0;151,50;227,504;328,806;378,1058;479,1511;555,1763;605,2116;757,2569;782,2872;832,3476;908,3829;933,4736;908,6801;832,7708;782,8010;757,8564;681,8917;605,9269;479,9622;454,9975;328,10278;303,10680;177,10983;101,11235;151,11235;0,11235" o:connectangles="0,0,0,0,0,0,0,0,0,0,0,0,0,0,0,0,0,0,0,0,0,0,0,0,0,0,0,0,0,0,0,0,0,0,0,0,0,0,0,0,0,0,0,0,0,0,0"/>
                </v:shape>
                <v:shape id="Freeform 24" o:spid="_x0000_s1032" style="position:absolute;left:17153;top:4282;width:2851;height:114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" path="m,19912r9381,l9735,19912,19823,10044,9735,,354,,708,352r354,617l1416,1233r177,353l2124,2115r,440l2655,2907r354,441l3009,3700r354,617l3717,4670r,264l4071,5463r,881l4425,6696r,793l4602,8106r,4053l4425,12599r,969l4071,13921r,793l3717,15330r,265l3363,15947r-354,529l3009,16916r-354,441l2124,17709r,353l1593,18678r-177,353l1062,19295r-354,529l,19912xe" stroked="f" strokecolor="white" strokeweight=".1pt">
                  <v:path arrowok="t" o:connecttype="custom" o:connectlocs="0,11386;1337,11386;1388,11386;2826,5743;1388,0;50,0;101,201;151,554;202,705;227,907;303,1209;303,1461;378,1662;429,1914;429,2116;479,2468;530,2670;530,2821;580,3124;580,3627;631,3829;631,4282;656,4635;656,6953;631,7204;631,7758;580,7960;580,8413;530,8766;530,8917;479,9118;429,9421;429,9673;378,9925;303,10126;303,10328;227,10680;202,10882;151,11033;101,11335;0,11386" o:connectangles="0,0,0,0,0,0,0,0,0,0,0,0,0,0,0,0,0,0,0,0,0,0,0,0,0,0,0,0,0,0,0,0,0,0,0,0,0,0,0,0,0"/>
                </v:shape>
                <v:group id="Group 25" o:spid="_x0000_s1033" style="position:absolute;left:4994;top:1;width:10015;height:19998"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26" o:spid="_x0000_s1034" style="position:absolute;width:20000;height:2000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" path="m9975,l9068,,8967,101r-655,l8262,151r-353,l7809,403r-454,l7154,504r-51,l6902,554r-151,l6650,655r-302,50l6247,705,6096,856r-202,l5793,856r-151,202l5491,1108r-201,101l5189,1360r-202,l4836,1461r-151,151l4433,1763r-151,101l4081,1914r-51,101l3829,2065r-806,756l2922,2922r-101,101l2065,3829r-50,201l1914,4030r-50,202l1763,4383r-151,252l1461,4786r-101,201l1360,5189r-101,50l1108,5542r-151,50l907,5793r,101l806,6096r-50,151l756,6348,605,6599r-51,101l554,6851,453,7053r,101l403,7355r,403l252,7859r,403l151,8312r,655l,9018r,906l,10932r151,101l151,11688r101,50l252,12091r151,151l403,12645r50,201l453,12947r101,151l554,13249r51,152l756,13552r,201l806,13904r101,202l907,14207r50,201l1108,14458r151,252l1360,14811r,202l1461,15214r151,151l1763,15617r101,101l1914,15919r101,51l2065,16171r756,706l2922,17078r101,101l3829,17935r201,50l4081,18086r201,50l4433,18237r252,151l4836,18539r151,101l5189,18640r101,101l5491,18892r151,50l5793,19144r101,l6096,19144r151,100l6348,19244r302,101l6751,19446r151,l7103,19496r51,l7355,19597r454,l7909,19748r353,l8312,19899r655,l9068,19950r907,l10982,19950r101,-51l11637,19899r101,-151l12191,19748r51,-151l12594,19597r202,-101l12997,19496r152,-50l13350,19446r51,-101l13602,19244r151,l13854,19144r353,l14257,19144r201,-202l14559,18892r151,-151l14811,18640r202,l15264,18539r152,-151l15617,18237r101,-101l15869,18086r101,-101l16272,17935r605,-756l17078,17078r202,-201l17884,16171r101,-201l18086,15919r50,-201l18388,15617r50,-252l18640,15214r50,-201l18690,14811r101,-101l18841,14458r202,-50l19093,14207r,-101l19144,13904r100,-151l19244,13552r202,-151l19496,13249r,-151l19597,12947r,-101l19748,12645r,-403l19849,12091r,-353l19899,11688r,-655l19950,10932r,-856l19950,9018r-51,-51l19899,8312r-50,-50l19849,7859r-101,-101l19748,7355r-151,-201l19597,7053r-101,-202l19496,6700r-50,-101l19244,6348r,-101l19144,6096r-51,-202l19093,5793r-50,-201l18841,5542r-50,-303l18690,5189r,-202l18640,4786r-202,-151l18388,4383r-252,-151l18086,4030r-101,l17884,3829r-604,-806l17078,2922r-201,-101l16272,2065r-302,-50l15869,1914r-151,-50l15617,1763r-201,-151l15264,1461r-251,-101l14811,1360r-101,-151l14559,1108r-101,-50l14257,856r-50,l13854,856,13753,705r-151,l13401,655r-51,-101l13149,554r-152,-50l12796,504,12594,403r-352,l12191,151r-453,l11637,101r-554,l10982,,9975,xe" stroked="f" strokecolor="white" strokeweight=".1pt">
                    <v:path arrowok="t" o:connecttype="custom" o:connectlocs="8312,101;7355,403;6751,554;6096,856;5491,1108;4836,1461;4081,1914;2922,2922;1914,4030;1461,4786;1108,5542;806,6096;554,6700;403,7355;151,8312;0,10932;252,12091;453,12947;756,13552;907,14207;1360,14811;1763,15617;2065,16171;3829,17935;4433,18237;5189,18640;5793,19144;6348,19244;7103,19496;7909,19748;9068,19950;11637,19899;12594,19597;13350,19446;13854,19144;14559,18892;15264,18539;15869,18086;17078,17078;18086,15919;18640,15214;18841,14458;19144,13904;19496,13249;19748,12645;19899,11688;19950,9018;19849,7859;19597,7053;19244,6348;19093,5793;18690,5189;18388,4383;17884,3829;16272,2065;15617,1763;14811,1360;14257,856;13602,705;12997,504;12191,151;10982,0" o:connectangles="0,0,0,0,0,0,0,0,0,0,0,0,0,0,0,0,0,0,0,0,0,0,0,0,0,0,0,0,0,0,0,0,0,0,0,0,0,0,0,0,0,0,0,0,0,0,0,0,0,0,0,0,0,0,0,0,0,0,0,0,0,0"/>
                  </v:shape>
                  <v:shape id="Freeform 27" o:spid="_x0000_s1035" style="position:absolute;left:2115;top:2115;width:15718;height:157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" path="m10000,l8974,,8718,128r-641,l7949,385r-385,l7436,513r-321,l6859,577r-64,l6538,705r-128,l6282,833r-128,l5962,962r-129,l5513,1154r-257,l5128,1346r-128,l4679,1795r-256,l3846,2244r-128,l2179,3782r,64l1731,4487r,192l1282,5064r,64l1154,5321r,320l897,5833r,129l833,6218r,128l641,6410r,128l577,6795r,192l449,7179r,321l321,7628r,321l256,8077r,705l,9038r,1026l,11154r256,192l256,11923r65,128l321,12500r128,128l449,13013r128,64l577,13205r64,385l641,13654r192,128l833,13910r64,193l897,14295r257,192l1154,14679r128,257l1282,15064r449,385l1731,15641r448,577l2179,16346r1539,1539l3846,17885r577,448l4679,18333r321,321l5128,18654r128,256l5513,18910r320,257l5962,19167r192,128l6282,19295r128,128l6538,19423r257,64l6859,19487r256,128l7436,19615r128,129l7949,19744r128,128l8718,19872r256,64l10000,19936r962,l11282,19872r577,l12051,19744r321,l12628,19615r321,l13077,19487r128,l13397,19423r129,l13654,19295r256,l14103,19167r128,l14487,18910r192,l14872,18654r64,l15449,18333r192,l16154,17885r64,l17756,16346r,-128l18333,15641r,-192l18654,15064r,-128l18782,14679r,-192l19038,14295r,-192l19167,13910r,-128l19359,13654r,-64l19487,13205r,-128l19615,13013r,-385l19744,12500r,-449l19872,11923r,-577l19936,11154r,-1090l19936,9038r-64,-256l19872,8077r-128,-128l19744,7628r-129,-128l19615,7179r-128,-192l19487,6795r-128,-257l19359,6410r-192,-64l19167,6218r-129,-256l19038,5833r-256,-192l18782,5321r-128,-193l18654,5064r-321,-385l18333,4487r-577,-641l17756,3782,16218,2244r-64,l15641,1795r-192,l14936,1346r-64,l14679,1154r-192,l14231,962r-128,l13910,833r-256,l13526,705r-129,l13205,577r-128,l12949,513r-321,l12372,385r-321,l11859,128r-577,l10962,r-962,xe" fillcolor="navy" stroked="f" strokecolor="white" strokeweight=".1pt">
                    <v:path arrowok="t" o:connecttype="custom" o:connectlocs="6851,101;5945,303;5390,453;5038,554;4686,756;4131,907;3677,1411;2922,1764;1360,3527;1008,4030;705,4584;655,4988;453,5341;353,5895;201,6348;0,7910;201,9371;353,9925;453,10378;655,10832;705,11235;1008,11739;1360,12293;2922,14057;3677,14409;4131,14862;4686,15064;5038,15266;5390,15316;5945,15518;6851,15618;8615,15669;9471,15518;10177,15416;10529,15266;10932,15165;11385,14862;11738,14661;12695,14057;13954,12747;14660,11840;14761,11386;15063,10933;15214,10681;15415,10228;15517,9471;15668,8766;15617,6902;15517,5995;15315,5491;15214,5038;14962,4686;14761,4182;14408,3677;13954,2972;12292,1411;11688,1058;11184,756;10731,655;10378,453;9924,403;9320,101;7859,0" o:connectangles="0,0,0,0,0,0,0,0,0,0,0,0,0,0,0,0,0,0,0,0,0,0,0,0,0,0,0,0,0,0,0,0,0,0,0,0,0,0,0,0,0,0,0,0,0,0,0,0,0,0,0,0,0,0,0,0,0,0,0,0,0,0,0"/>
                  </v:shape>
                  <v:group id="Group 28" o:spid="_x0000_s1036" style="position:absolute;left:5793;top:4281;width:8364;height:11438" coordsize="2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29" o:spid="_x0000_s1037" style="position:absolute;width:6868;height:2000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" path="m,l19649,,18596,19912,,19912,,1057,,xe" stroked="f" strokecolor="white" strokeweight=".1pt">
                      <v:path arrowok="t" o:connecttype="custom" o:connectlocs="0,0;6747,0;6386,19912;0,19912;0,1057;0,0" o:connectangles="0,0,0,0,0,0"/>
                    </v:shape>
                    <v:shape id="Freeform 30" o:spid="_x0000_s1038" style="position:absolute;left:6385;width:13616;height:2000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" path="m8673,l19823,,11150,10044r8673,9868l8673,19648,,10044,8673,xe" stroked="f" strokecolor="white" strokeweight=".1pt">
                      <v:path arrowok="t" o:connecttype="custom" o:connectlocs="5905,0;13495,0;7591,10044;13495,19912;5905,19648;0,10044;5905,0" o:connectangles="0,0,0,0,0,0,0"/>
                    </v:shape>
                  </v:group>
                </v:group>
              </v:group>
              <w10:wrap anchorx="page" anchory="page"/>
              <w10:anchorlock/>
            </v:group>
          </w:pict>
        </mc:Fallback>
      </mc:AlternateContent>
    </w:r>
    <w:r>
      <w:rPr>
        <w:color w:val="000080"/>
        <w:sz w:val="18"/>
      </w:rPr>
      <w:t xml:space="preserve">Dieses </w:t>
    </w:r>
    <w:r>
      <w:rPr>
        <w:color w:val="000080"/>
        <w:sz w:val="18"/>
      </w:rPr>
      <w:t>Dokument ist Eigentum der „KNORR-BREMSE SfN GmbH“. Es ist ist vertraulich und darf ohne Genehmigung weder reproduziert, noch veröffentlicht werden. Alle Rechte vorbehalten.</w:t>
    </w:r>
  </w:p>
  <w:p w14:paraId="26ABEF6F" w14:textId="77777777" w:rsidR="00393638" w:rsidRDefault="00393638">
    <w:pPr>
      <w:tabs>
        <w:tab w:val="left" w:pos="396"/>
        <w:tab w:val="left" w:pos="1360"/>
        <w:tab w:val="left" w:pos="7938"/>
        <w:tab w:val="right" w:pos="9638"/>
      </w:tabs>
      <w:rPr>
        <w:color w:val="000080"/>
        <w:position w:val="-3"/>
        <w:sz w:val="18"/>
      </w:rPr>
    </w:pPr>
  </w:p>
  <w:p w14:paraId="2D0D37F0" w14:textId="1D469527" w:rsidR="00393638" w:rsidRDefault="00393638">
    <w:pPr>
      <w:tabs>
        <w:tab w:val="left" w:pos="396"/>
        <w:tab w:val="center" w:pos="4678"/>
        <w:tab w:val="right" w:pos="9072"/>
        <w:tab w:val="left" w:pos="9214"/>
      </w:tabs>
      <w:jc w:val="left"/>
      <w:rPr>
        <w:i/>
        <w:vanish/>
        <w:color w:val="000080"/>
        <w:position w:val="-3"/>
        <w:sz w:val="12"/>
      </w:rPr>
    </w:pPr>
    <w:r>
      <w:rPr>
        <w:i/>
        <w:color w:val="000080"/>
        <w:position w:val="-3"/>
        <w:sz w:val="12"/>
        <w:u w:val="single"/>
      </w:rPr>
      <w:t>Datei:</w:t>
    </w:r>
    <w:r>
      <w:rPr>
        <w:i/>
        <w:color w:val="000080"/>
        <w:position w:val="-3"/>
        <w:sz w:val="12"/>
      </w:rPr>
      <w:tab/>
    </w:r>
    <w:r>
      <w:rPr>
        <w:i/>
        <w:color w:val="000080"/>
        <w:position w:val="-3"/>
        <w:sz w:val="12"/>
      </w:rPr>
      <w:fldChar w:fldCharType="begin"/>
    </w:r>
    <w:r>
      <w:rPr>
        <w:i/>
        <w:color w:val="000080"/>
        <w:position w:val="-3"/>
        <w:sz w:val="12"/>
      </w:rPr>
      <w:instrText xml:space="preserve">FILENAME </w:instrText>
    </w:r>
    <w:r>
      <w:rPr>
        <w:i/>
        <w:color w:val="000080"/>
        <w:position w:val="-3"/>
        <w:sz w:val="12"/>
      </w:rPr>
      <w:fldChar w:fldCharType="separate"/>
    </w:r>
    <w:ins w:id="1" w:author="Steinhuber, Thomas" w:date="2021-08-03T09:52:00Z">
      <w:r w:rsidR="00FF28F7">
        <w:rPr>
          <w:i/>
          <w:noProof/>
          <w:color w:val="000080"/>
          <w:position w:val="-3"/>
          <w:sz w:val="12"/>
        </w:rPr>
        <w:t>Y385081_52_001_Specification_new_Cover_Unit.docx</w:t>
      </w:r>
    </w:ins>
    <w:del w:id="2" w:author="Steinhuber, Thomas" w:date="2021-08-03T09:52:00Z">
      <w:r w:rsidDel="00FF28F7">
        <w:rPr>
          <w:i/>
          <w:noProof/>
          <w:color w:val="000080"/>
          <w:position w:val="-3"/>
          <w:sz w:val="12"/>
        </w:rPr>
        <w:delText>Y385081_52_000_Specification_new_Cover_Unit.doc</w:delText>
      </w:r>
    </w:del>
    <w:r>
      <w:rPr>
        <w:i/>
        <w:color w:val="000080"/>
        <w:position w:val="-3"/>
        <w:sz w:val="12"/>
      </w:rPr>
      <w:fldChar w:fldCharType="end"/>
    </w:r>
    <w:r>
      <w:rPr>
        <w:i/>
        <w:color w:val="000080"/>
        <w:position w:val="-3"/>
        <w:sz w:val="12"/>
      </w:rPr>
      <w:tab/>
    </w:r>
    <w:r>
      <w:rPr>
        <w:i/>
        <w:vanish/>
        <w:color w:val="000080"/>
        <w:position w:val="-3"/>
        <w:sz w:val="12"/>
      </w:rPr>
      <w:t xml:space="preserve">ausgedruckt am:   </w:t>
    </w:r>
    <w:r>
      <w:rPr>
        <w:i/>
        <w:vanish/>
        <w:color w:val="000080"/>
        <w:position w:val="-3"/>
        <w:sz w:val="12"/>
      </w:rPr>
      <w:fldChar w:fldCharType="begin"/>
    </w:r>
    <w:r>
      <w:rPr>
        <w:i/>
        <w:vanish/>
        <w:color w:val="000080"/>
        <w:position w:val="-3"/>
        <w:sz w:val="12"/>
      </w:rPr>
      <w:instrText xml:space="preserve"> PRINTDATE \@ "dd.MM.yy" \* MERGEFORMAT </w:instrText>
    </w:r>
    <w:r>
      <w:rPr>
        <w:i/>
        <w:vanish/>
        <w:color w:val="000080"/>
        <w:position w:val="-3"/>
        <w:sz w:val="12"/>
      </w:rPr>
      <w:fldChar w:fldCharType="separate"/>
    </w:r>
    <w:ins w:id="3" w:author="Steinhuber, Thomas" w:date="2021-08-03T09:52:00Z">
      <w:r w:rsidR="00FF28F7">
        <w:rPr>
          <w:i/>
          <w:noProof/>
          <w:vanish/>
          <w:color w:val="000080"/>
          <w:position w:val="-3"/>
          <w:sz w:val="12"/>
        </w:rPr>
        <w:t>03.08.21</w:t>
      </w:r>
    </w:ins>
    <w:del w:id="4" w:author="Steinhuber, Thomas" w:date="2021-08-03T09:52:00Z">
      <w:r w:rsidDel="00FF28F7">
        <w:rPr>
          <w:i/>
          <w:noProof/>
          <w:vanish/>
          <w:color w:val="000080"/>
          <w:position w:val="-3"/>
          <w:sz w:val="12"/>
        </w:rPr>
        <w:delText>23.06.20</w:delText>
      </w:r>
    </w:del>
    <w:r>
      <w:rPr>
        <w:i/>
        <w:vanish/>
        <w:color w:val="000080"/>
        <w:position w:val="-3"/>
        <w:sz w:val="12"/>
      </w:rPr>
      <w:fldChar w:fldCharType="end"/>
    </w:r>
    <w:r>
      <w:rPr>
        <w:i/>
        <w:color w:val="000080"/>
        <w:position w:val="-3"/>
        <w:sz w:val="12"/>
      </w:rPr>
      <w:tab/>
    </w:r>
    <w:r>
      <w:rPr>
        <w:i/>
        <w:color w:val="000080"/>
        <w:position w:val="-3"/>
        <w:sz w:val="12"/>
        <w:u w:val="single"/>
      </w:rPr>
      <w:t>Änderungsstand:</w:t>
    </w:r>
    <w:r>
      <w:rPr>
        <w:i/>
        <w:color w:val="000080"/>
        <w:position w:val="-3"/>
        <w:sz w:val="12"/>
      </w:rPr>
      <w:tab/>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FA969" w14:textId="77777777" w:rsidR="00B24C00" w:rsidRDefault="00B24C00">
      <w:r>
        <w:separator/>
      </w:r>
    </w:p>
  </w:footnote>
  <w:footnote w:type="continuationSeparator" w:id="0">
    <w:p w14:paraId="629E6EA6" w14:textId="77777777" w:rsidR="00B24C00" w:rsidRDefault="00B24C00">
      <w:r>
        <w:continuationSeparator/>
      </w:r>
    </w:p>
  </w:footnote>
  <w:footnote w:type="continuationNotice" w:id="1">
    <w:p w14:paraId="09AF8519" w14:textId="77777777" w:rsidR="00B24C00" w:rsidRDefault="00B24C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70" w:type="dxa"/>
        <w:right w:w="70" w:type="dxa"/>
      </w:tblCellMar>
      <w:tblLook w:val="0000" w:firstRow="0" w:lastRow="0" w:firstColumn="0" w:lastColumn="0" w:noHBand="0" w:noVBand="0"/>
    </w:tblPr>
    <w:tblGrid>
      <w:gridCol w:w="5599"/>
      <w:gridCol w:w="1275"/>
      <w:gridCol w:w="567"/>
      <w:gridCol w:w="567"/>
      <w:gridCol w:w="567"/>
      <w:gridCol w:w="780"/>
    </w:tblGrid>
    <w:tr w:rsidR="00393638" w14:paraId="7CD46479" w14:textId="77777777" w:rsidTr="00BF3EBA">
      <w:trPr>
        <w:cantSplit/>
      </w:trPr>
      <w:tc>
        <w:tcPr>
          <w:tcW w:w="5599" w:type="dxa"/>
          <w:vAlign w:val="center"/>
        </w:tcPr>
        <w:p w14:paraId="59832045" w14:textId="77F48BDD" w:rsidR="00393638" w:rsidRPr="00BF3EBA" w:rsidRDefault="00393638">
          <w:pPr>
            <w:spacing w:before="60" w:after="60"/>
            <w:ind w:right="0"/>
            <w:jc w:val="left"/>
            <w:rPr>
              <w:b/>
              <w:color w:val="000080"/>
              <w:spacing w:val="60"/>
              <w:lang w:val="en-US"/>
            </w:rPr>
          </w:pPr>
          <w:bookmarkStart w:id="0" w:name="Dokument_Bezeichnung"/>
          <w:r w:rsidRPr="00BF3EBA">
            <w:rPr>
              <w:b/>
              <w:noProof/>
              <w:color w:val="000080"/>
              <w:spacing w:val="60"/>
              <w:lang w:val="en-US"/>
            </w:rPr>
            <mc:AlternateContent>
              <mc:Choice Requires="wps">
                <w:drawing>
                  <wp:anchor distT="0" distB="0" distL="114300" distR="114300" simplePos="0" relativeHeight="251659776" behindDoc="0" locked="1" layoutInCell="0" allowOverlap="1" wp14:anchorId="58E7E399" wp14:editId="732BF21F">
                    <wp:simplePos x="0" y="0"/>
                    <wp:positionH relativeFrom="page">
                      <wp:posOffset>0</wp:posOffset>
                    </wp:positionH>
                    <wp:positionV relativeFrom="page">
                      <wp:posOffset>1080135</wp:posOffset>
                    </wp:positionV>
                    <wp:extent cx="7560945" cy="635"/>
                    <wp:effectExtent l="0" t="0" r="0" b="0"/>
                    <wp:wrapNone/>
                    <wp:docPr id="33"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635"/>
                            </a:xfrm>
                            <a:prstGeom prst="line">
                              <a:avLst/>
                            </a:prstGeom>
                            <a:noFill/>
                            <a:ln w="25400">
                              <a:solidFill>
                                <a:srgbClr val="00008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0DB6FB" id="Line 106" o:spid="_x0000_s1026" style="position:absolute;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85.05pt" to="595.35pt,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" o:allowincell="f" strokecolor="navy" strokeweight="2pt">
                    <v:stroke startarrowwidth="narrow" startarrowlength="short" endarrowwidth="narrow" endarrowlength="short"/>
                    <w10:wrap anchorx="page" anchory="page"/>
                    <w10:anchorlock/>
                  </v:line>
                </w:pict>
              </mc:Fallback>
            </mc:AlternateContent>
          </w:r>
          <w:r w:rsidRPr="00BF3EBA">
            <w:rPr>
              <w:b/>
              <w:color w:val="000080"/>
              <w:spacing w:val="60"/>
              <w:lang w:val="en-US"/>
            </w:rPr>
            <w:t>Specification for Suppliers</w:t>
          </w:r>
          <w:bookmarkEnd w:id="0"/>
        </w:p>
      </w:tc>
      <w:tc>
        <w:tcPr>
          <w:tcW w:w="1275" w:type="dxa"/>
          <w:tcBorders>
            <w:top w:val="single" w:sz="4" w:space="0" w:color="000080"/>
            <w:left w:val="single" w:sz="4" w:space="0" w:color="000080"/>
            <w:bottom w:val="single" w:sz="4" w:space="0" w:color="000080"/>
            <w:right w:val="single" w:sz="4" w:space="0" w:color="000080"/>
          </w:tcBorders>
          <w:vAlign w:val="center"/>
        </w:tcPr>
        <w:p w14:paraId="1679D1F5" w14:textId="77777777" w:rsidR="00393638" w:rsidRPr="00BF3EBA" w:rsidRDefault="00393638" w:rsidP="0051591C">
          <w:pPr>
            <w:ind w:right="0"/>
            <w:jc w:val="center"/>
            <w:rPr>
              <w:b/>
              <w:color w:val="000080"/>
            </w:rPr>
          </w:pPr>
          <w:r>
            <w:rPr>
              <w:b/>
              <w:color w:val="000080"/>
            </w:rPr>
            <w:t>Y385081</w:t>
          </w:r>
        </w:p>
      </w:tc>
      <w:tc>
        <w:tcPr>
          <w:tcW w:w="567" w:type="dxa"/>
          <w:tcBorders>
            <w:top w:val="single" w:sz="4" w:space="0" w:color="000080"/>
            <w:left w:val="single" w:sz="4" w:space="0" w:color="000080"/>
            <w:bottom w:val="single" w:sz="4" w:space="0" w:color="000080"/>
            <w:right w:val="single" w:sz="4" w:space="0" w:color="000080"/>
          </w:tcBorders>
          <w:vAlign w:val="center"/>
        </w:tcPr>
        <w:p w14:paraId="5A786424" w14:textId="77777777" w:rsidR="00393638" w:rsidRPr="00BF3EBA" w:rsidRDefault="00393638" w:rsidP="009C04E0">
          <w:pPr>
            <w:ind w:right="0"/>
            <w:jc w:val="center"/>
            <w:rPr>
              <w:b/>
              <w:color w:val="000080"/>
            </w:rPr>
          </w:pPr>
          <w:r>
            <w:rPr>
              <w:b/>
              <w:color w:val="000080"/>
            </w:rPr>
            <w:t>001</w:t>
          </w:r>
        </w:p>
      </w:tc>
      <w:tc>
        <w:tcPr>
          <w:tcW w:w="567" w:type="dxa"/>
          <w:tcBorders>
            <w:top w:val="single" w:sz="4" w:space="0" w:color="000080"/>
            <w:left w:val="single" w:sz="4" w:space="0" w:color="000080"/>
            <w:bottom w:val="single" w:sz="4" w:space="0" w:color="000080"/>
            <w:right w:val="single" w:sz="4" w:space="0" w:color="000080"/>
          </w:tcBorders>
          <w:vAlign w:val="center"/>
        </w:tcPr>
        <w:p w14:paraId="57A6A580" w14:textId="77777777" w:rsidR="00393638" w:rsidRPr="00BF3EBA" w:rsidRDefault="00393638" w:rsidP="009C04E0">
          <w:pPr>
            <w:ind w:right="0"/>
            <w:jc w:val="center"/>
            <w:rPr>
              <w:b/>
              <w:color w:val="000080"/>
            </w:rPr>
          </w:pPr>
          <w:r>
            <w:rPr>
              <w:b/>
              <w:color w:val="000080"/>
            </w:rPr>
            <w:t>EN</w:t>
          </w:r>
        </w:p>
      </w:tc>
      <w:tc>
        <w:tcPr>
          <w:tcW w:w="567" w:type="dxa"/>
          <w:tcBorders>
            <w:top w:val="single" w:sz="4" w:space="0" w:color="000080"/>
            <w:left w:val="single" w:sz="4" w:space="0" w:color="000080"/>
            <w:bottom w:val="single" w:sz="4" w:space="0" w:color="000080"/>
            <w:right w:val="single" w:sz="4" w:space="0" w:color="000080"/>
          </w:tcBorders>
          <w:vAlign w:val="center"/>
        </w:tcPr>
        <w:p w14:paraId="2F27F2F9" w14:textId="77777777" w:rsidR="00393638" w:rsidRPr="00BF3EBA" w:rsidRDefault="00393638" w:rsidP="009C04E0">
          <w:pPr>
            <w:ind w:right="0"/>
            <w:jc w:val="center"/>
            <w:rPr>
              <w:rFonts w:ascii="Arial Narrow" w:hAnsi="Arial Narrow"/>
              <w:b/>
              <w:color w:val="000080"/>
            </w:rPr>
          </w:pPr>
        </w:p>
      </w:tc>
      <w:tc>
        <w:tcPr>
          <w:tcW w:w="780" w:type="dxa"/>
          <w:tcBorders>
            <w:top w:val="single" w:sz="4" w:space="0" w:color="000080"/>
            <w:left w:val="single" w:sz="4" w:space="0" w:color="000080"/>
            <w:bottom w:val="single" w:sz="4" w:space="0" w:color="000080"/>
            <w:right w:val="single" w:sz="4" w:space="0" w:color="000080"/>
          </w:tcBorders>
          <w:vAlign w:val="center"/>
        </w:tcPr>
        <w:p w14:paraId="2AA0FB46" w14:textId="77777777" w:rsidR="00393638" w:rsidRPr="00BF3EBA" w:rsidRDefault="00393638" w:rsidP="009C04E0">
          <w:pPr>
            <w:ind w:right="0"/>
            <w:jc w:val="center"/>
            <w:rPr>
              <w:b/>
              <w:color w:val="000080"/>
            </w:rPr>
          </w:pPr>
          <w:r>
            <w:rPr>
              <w:b/>
              <w:color w:val="000080"/>
            </w:rPr>
            <w:t>3.1</w:t>
          </w:r>
        </w:p>
      </w:tc>
    </w:tr>
    <w:tr w:rsidR="00393638" w14:paraId="23875D08" w14:textId="77777777" w:rsidTr="00BF3EBA">
      <w:trPr>
        <w:cantSplit/>
      </w:trPr>
      <w:tc>
        <w:tcPr>
          <w:tcW w:w="5599" w:type="dxa"/>
        </w:tcPr>
        <w:p w14:paraId="7B1F7110" w14:textId="77777777" w:rsidR="00393638" w:rsidRPr="004203E9" w:rsidRDefault="00393638" w:rsidP="00DA3296">
          <w:pPr>
            <w:spacing w:before="60" w:after="60"/>
            <w:ind w:right="0"/>
            <w:jc w:val="left"/>
            <w:rPr>
              <w:b/>
              <w:color w:val="000099"/>
              <w:lang w:val="en-US"/>
            </w:rPr>
          </w:pPr>
          <w:r w:rsidRPr="004203E9">
            <w:rPr>
              <w:b/>
              <w:color w:val="000099"/>
              <w:lang w:val="en-US"/>
            </w:rPr>
            <w:t xml:space="preserve">Lining wear sensor </w:t>
          </w:r>
        </w:p>
      </w:tc>
      <w:tc>
        <w:tcPr>
          <w:tcW w:w="1275" w:type="dxa"/>
        </w:tcPr>
        <w:p w14:paraId="00415D71" w14:textId="77777777" w:rsidR="00393638" w:rsidRDefault="00393638">
          <w:pPr>
            <w:ind w:right="0"/>
            <w:jc w:val="center"/>
            <w:rPr>
              <w:rFonts w:ascii="Arial Narrow" w:hAnsi="Arial Narrow"/>
              <w:i/>
              <w:color w:val="000080"/>
              <w:sz w:val="12"/>
            </w:rPr>
          </w:pPr>
          <w:r>
            <w:rPr>
              <w:rFonts w:ascii="Arial Narrow" w:hAnsi="Arial Narrow"/>
              <w:i/>
              <w:color w:val="000080"/>
              <w:sz w:val="12"/>
            </w:rPr>
            <w:t>Dokument-Nr.</w:t>
          </w:r>
        </w:p>
      </w:tc>
      <w:tc>
        <w:tcPr>
          <w:tcW w:w="567" w:type="dxa"/>
        </w:tcPr>
        <w:p w14:paraId="66AA5772" w14:textId="77777777" w:rsidR="00393638" w:rsidRDefault="00393638">
          <w:pPr>
            <w:ind w:right="0"/>
            <w:jc w:val="center"/>
            <w:rPr>
              <w:rFonts w:ascii="Arial Narrow" w:hAnsi="Arial Narrow"/>
              <w:i/>
              <w:color w:val="000080"/>
              <w:sz w:val="12"/>
            </w:rPr>
          </w:pPr>
          <w:r>
            <w:rPr>
              <w:rFonts w:ascii="Arial Narrow" w:hAnsi="Arial Narrow"/>
              <w:i/>
              <w:color w:val="000080"/>
              <w:sz w:val="12"/>
            </w:rPr>
            <w:t>Rev.</w:t>
          </w:r>
        </w:p>
      </w:tc>
      <w:tc>
        <w:tcPr>
          <w:tcW w:w="567" w:type="dxa"/>
        </w:tcPr>
        <w:p w14:paraId="2FE98E60" w14:textId="77777777" w:rsidR="00393638" w:rsidRDefault="00393638">
          <w:pPr>
            <w:ind w:right="0"/>
            <w:jc w:val="center"/>
            <w:rPr>
              <w:rFonts w:ascii="Arial Narrow" w:hAnsi="Arial Narrow"/>
              <w:i/>
              <w:color w:val="000080"/>
              <w:sz w:val="12"/>
            </w:rPr>
          </w:pPr>
          <w:r>
            <w:rPr>
              <w:rFonts w:ascii="Arial Narrow" w:hAnsi="Arial Narrow"/>
              <w:i/>
              <w:color w:val="000080"/>
              <w:sz w:val="12"/>
            </w:rPr>
            <w:t>Sprache</w:t>
          </w:r>
        </w:p>
      </w:tc>
      <w:tc>
        <w:tcPr>
          <w:tcW w:w="567" w:type="dxa"/>
        </w:tcPr>
        <w:p w14:paraId="2E07D88F" w14:textId="77777777" w:rsidR="00393638" w:rsidRDefault="00393638">
          <w:pPr>
            <w:ind w:right="0"/>
            <w:jc w:val="center"/>
            <w:rPr>
              <w:rFonts w:ascii="Arial Narrow" w:hAnsi="Arial Narrow"/>
              <w:i/>
              <w:color w:val="000080"/>
              <w:sz w:val="12"/>
            </w:rPr>
          </w:pPr>
          <w:r>
            <w:rPr>
              <w:rFonts w:ascii="Arial Narrow" w:hAnsi="Arial Narrow"/>
              <w:i/>
              <w:color w:val="000080"/>
              <w:sz w:val="12"/>
            </w:rPr>
            <w:t>Produkt</w:t>
          </w:r>
        </w:p>
      </w:tc>
      <w:tc>
        <w:tcPr>
          <w:tcW w:w="780" w:type="dxa"/>
        </w:tcPr>
        <w:p w14:paraId="7E0BBE10" w14:textId="77777777" w:rsidR="00393638" w:rsidRDefault="00393638">
          <w:pPr>
            <w:ind w:right="0"/>
            <w:jc w:val="center"/>
            <w:rPr>
              <w:rFonts w:ascii="Arial Narrow" w:hAnsi="Arial Narrow"/>
              <w:i/>
              <w:color w:val="000080"/>
              <w:sz w:val="12"/>
            </w:rPr>
          </w:pPr>
          <w:r>
            <w:rPr>
              <w:rFonts w:ascii="Arial Narrow" w:hAnsi="Arial Narrow"/>
              <w:i/>
              <w:color w:val="000080"/>
              <w:sz w:val="12"/>
            </w:rPr>
            <w:t>CoC</w:t>
          </w:r>
        </w:p>
      </w:tc>
    </w:tr>
    <w:tr w:rsidR="00393638" w14:paraId="66293903" w14:textId="77777777" w:rsidTr="00BF3EBA">
      <w:tc>
        <w:tcPr>
          <w:tcW w:w="5599" w:type="dxa"/>
        </w:tcPr>
        <w:p w14:paraId="1B08C111" w14:textId="77777777" w:rsidR="00393638" w:rsidRPr="00BF3EBA" w:rsidRDefault="00393638">
          <w:pPr>
            <w:spacing w:before="60" w:after="60"/>
            <w:ind w:right="0"/>
            <w:jc w:val="left"/>
            <w:rPr>
              <w:b/>
              <w:color w:val="000000"/>
              <w:lang w:val="en-US"/>
            </w:rPr>
          </w:pPr>
        </w:p>
      </w:tc>
      <w:tc>
        <w:tcPr>
          <w:tcW w:w="3756" w:type="dxa"/>
          <w:gridSpan w:val="5"/>
        </w:tcPr>
        <w:p w14:paraId="39E375C1" w14:textId="77777777" w:rsidR="00393638" w:rsidRDefault="00393638">
          <w:pPr>
            <w:spacing w:before="60" w:after="60"/>
            <w:ind w:right="0"/>
            <w:jc w:val="right"/>
            <w:rPr>
              <w:b/>
              <w:color w:val="000080"/>
            </w:rPr>
          </w:pPr>
          <w:r>
            <w:rPr>
              <w:b/>
              <w:color w:val="000080"/>
            </w:rPr>
            <w:t xml:space="preserve">Page  </w:t>
          </w:r>
          <w:r>
            <w:rPr>
              <w:b/>
              <w:color w:val="000080"/>
            </w:rPr>
            <w:fldChar w:fldCharType="begin"/>
          </w:r>
          <w:r>
            <w:rPr>
              <w:b/>
              <w:color w:val="000080"/>
            </w:rPr>
            <w:instrText xml:space="preserve"> PAGE </w:instrText>
          </w:r>
          <w:r>
            <w:rPr>
              <w:b/>
              <w:color w:val="000080"/>
            </w:rPr>
            <w:fldChar w:fldCharType="separate"/>
          </w:r>
          <w:r>
            <w:rPr>
              <w:b/>
              <w:noProof/>
              <w:color w:val="000080"/>
            </w:rPr>
            <w:t>1</w:t>
          </w:r>
          <w:r>
            <w:rPr>
              <w:b/>
              <w:color w:val="000080"/>
            </w:rPr>
            <w:fldChar w:fldCharType="end"/>
          </w:r>
          <w:r>
            <w:rPr>
              <w:b/>
              <w:color w:val="000080"/>
            </w:rPr>
            <w:t xml:space="preserve">  of  </w:t>
          </w:r>
          <w:r>
            <w:rPr>
              <w:b/>
              <w:color w:val="000080"/>
            </w:rPr>
            <w:fldChar w:fldCharType="begin"/>
          </w:r>
          <w:r>
            <w:rPr>
              <w:b/>
              <w:color w:val="000080"/>
            </w:rPr>
            <w:instrText xml:space="preserve"> NUMPAGES  \* MERGEFORMAT </w:instrText>
          </w:r>
          <w:r>
            <w:rPr>
              <w:b/>
              <w:color w:val="000080"/>
            </w:rPr>
            <w:fldChar w:fldCharType="separate"/>
          </w:r>
          <w:r>
            <w:rPr>
              <w:b/>
              <w:noProof/>
              <w:color w:val="000080"/>
            </w:rPr>
            <w:t>30</w:t>
          </w:r>
          <w:r>
            <w:rPr>
              <w:b/>
              <w:color w:val="000080"/>
            </w:rPr>
            <w:fldChar w:fldCharType="end"/>
          </w:r>
        </w:p>
      </w:tc>
    </w:tr>
  </w:tbl>
  <w:p w14:paraId="567D285E" w14:textId="77777777" w:rsidR="00393638" w:rsidRDefault="00393638">
    <w:pPr>
      <w:pStyle w:val="Header"/>
      <w:rPr>
        <w:sz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FE436" w14:textId="108936D1" w:rsidR="00393638" w:rsidRDefault="00393638">
    <w:pPr>
      <w:tabs>
        <w:tab w:val="left" w:pos="8080"/>
        <w:tab w:val="left" w:pos="10092"/>
      </w:tabs>
      <w:spacing w:line="360" w:lineRule="auto"/>
      <w:ind w:right="0"/>
      <w:jc w:val="left"/>
      <w:rPr>
        <w:b/>
        <w:color w:val="000080"/>
      </w:rPr>
    </w:pPr>
    <w:r>
      <w:rPr>
        <w:rFonts w:ascii="Times New Roman" w:hAnsi="Times New Roman"/>
        <w:noProof/>
        <w:color w:val="000080"/>
      </w:rPr>
      <mc:AlternateContent>
        <mc:Choice Requires="wps">
          <w:drawing>
            <wp:anchor distT="0" distB="0" distL="114300" distR="114300" simplePos="0" relativeHeight="251653632" behindDoc="0" locked="1" layoutInCell="0" allowOverlap="1" wp14:anchorId="70AD0A08" wp14:editId="0319D190">
              <wp:simplePos x="0" y="0"/>
              <wp:positionH relativeFrom="page">
                <wp:posOffset>0</wp:posOffset>
              </wp:positionH>
              <wp:positionV relativeFrom="page">
                <wp:posOffset>1080135</wp:posOffset>
              </wp:positionV>
              <wp:extent cx="7560945" cy="635"/>
              <wp:effectExtent l="0" t="0" r="0" b="0"/>
              <wp:wrapNone/>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635"/>
                      </a:xfrm>
                      <a:prstGeom prst="line">
                        <a:avLst/>
                      </a:prstGeom>
                      <a:noFill/>
                      <a:ln w="25400">
                        <a:solidFill>
                          <a:srgbClr val="00008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6CB52D" id="Line 2" o:spid="_x0000_s1026" style="position:absolute;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85.05pt" to="595.35pt,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" o:allowincell="f" strokecolor="navy" strokeweight="2pt">
              <v:stroke startarrowwidth="narrow" startarrowlength="short" endarrowwidth="narrow" endarrowlength="short"/>
              <w10:wrap anchorx="page" anchory="page"/>
              <w10:anchorlock/>
            </v:line>
          </w:pict>
        </mc:Fallback>
      </mc:AlternateContent>
    </w:r>
    <w:r>
      <w:rPr>
        <w:b/>
        <w:color w:val="000080"/>
      </w:rPr>
      <w:t xml:space="preserve">Überschrift </w:t>
    </w:r>
    <w:r>
      <w:rPr>
        <w:b/>
        <w:color w:val="000080"/>
      </w:rPr>
      <w:t>1</w:t>
    </w:r>
    <w:r>
      <w:rPr>
        <w:color w:val="000080"/>
      </w:rPr>
      <w:tab/>
    </w:r>
    <w:r>
      <w:rPr>
        <w:b/>
        <w:color w:val="000080"/>
      </w:rPr>
      <w:t>Cxxxxx</w:t>
    </w:r>
  </w:p>
  <w:p w14:paraId="6F92BA24" w14:textId="77777777" w:rsidR="00393638" w:rsidRDefault="00393638">
    <w:pPr>
      <w:tabs>
        <w:tab w:val="left" w:pos="8080"/>
        <w:tab w:val="left" w:pos="10092"/>
      </w:tabs>
      <w:spacing w:line="360" w:lineRule="auto"/>
      <w:ind w:right="0"/>
      <w:jc w:val="left"/>
      <w:rPr>
        <w:color w:val="000080"/>
      </w:rPr>
    </w:pPr>
    <w:r>
      <w:rPr>
        <w:b/>
        <w:color w:val="000080"/>
      </w:rPr>
      <w:t>Überschrift 2</w:t>
    </w:r>
    <w:r>
      <w:rPr>
        <w:color w:val="000080"/>
      </w:rPr>
      <w:tab/>
      <w:t xml:space="preserve">Seite </w:t>
    </w:r>
    <w:r>
      <w:rPr>
        <w:color w:val="000080"/>
      </w:rPr>
      <w:fldChar w:fldCharType="begin"/>
    </w:r>
    <w:r>
      <w:rPr>
        <w:color w:val="000080"/>
      </w:rPr>
      <w:instrText xml:space="preserve"> PAGE </w:instrText>
    </w:r>
    <w:r>
      <w:rPr>
        <w:color w:val="000080"/>
      </w:rPr>
      <w:fldChar w:fldCharType="separate"/>
    </w:r>
    <w:r>
      <w:rPr>
        <w:noProof/>
        <w:color w:val="000080"/>
      </w:rPr>
      <w:t>1</w:t>
    </w:r>
    <w:r>
      <w:rPr>
        <w:color w:val="000080"/>
      </w:rPr>
      <w:fldChar w:fldCharType="end"/>
    </w:r>
    <w:r>
      <w:rPr>
        <w:color w:val="000080"/>
      </w:rPr>
      <w:t xml:space="preserve"> von </w:t>
    </w:r>
    <w:r>
      <w:rPr>
        <w:color w:val="000080"/>
      </w:rPr>
      <w:fldChar w:fldCharType="begin"/>
    </w:r>
    <w:r>
      <w:rPr>
        <w:color w:val="000080"/>
      </w:rPr>
      <w:instrText xml:space="preserve"> SECTIONPAGES  \* MERGEFORMAT </w:instrText>
    </w:r>
    <w:r>
      <w:rPr>
        <w:color w:val="000080"/>
      </w:rPr>
      <w:fldChar w:fldCharType="separate"/>
    </w:r>
    <w:r>
      <w:rPr>
        <w:noProof/>
        <w:color w:val="000080"/>
      </w:rPr>
      <w:t>1</w:t>
    </w:r>
    <w:r>
      <w:rPr>
        <w:color w:val="000080"/>
      </w:rPr>
      <w:fldChar w:fldCharType="end"/>
    </w:r>
  </w:p>
  <w:p w14:paraId="6AFBDEB4" w14:textId="77777777" w:rsidR="00393638" w:rsidRDefault="00393638">
    <w:pPr>
      <w:tabs>
        <w:tab w:val="left" w:pos="8080"/>
        <w:tab w:val="left" w:pos="10092"/>
      </w:tabs>
      <w:spacing w:line="360" w:lineRule="auto"/>
      <w:ind w:right="0"/>
      <w:jc w:val="left"/>
      <w:rPr>
        <w:b/>
        <w:color w:val="00008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B7CBE" w14:textId="77777777" w:rsidR="00393638" w:rsidRDefault="003936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70" w:type="dxa"/>
        <w:right w:w="70" w:type="dxa"/>
      </w:tblCellMar>
      <w:tblLook w:val="0000" w:firstRow="0" w:lastRow="0" w:firstColumn="0" w:lastColumn="0" w:noHBand="0" w:noVBand="0"/>
    </w:tblPr>
    <w:tblGrid>
      <w:gridCol w:w="5740"/>
      <w:gridCol w:w="1134"/>
      <w:gridCol w:w="567"/>
      <w:gridCol w:w="567"/>
      <w:gridCol w:w="567"/>
      <w:gridCol w:w="780"/>
    </w:tblGrid>
    <w:tr w:rsidR="00393638" w14:paraId="4155EFF9" w14:textId="77777777" w:rsidTr="00BF3EBA">
      <w:trPr>
        <w:cantSplit/>
      </w:trPr>
      <w:tc>
        <w:tcPr>
          <w:tcW w:w="5740" w:type="dxa"/>
          <w:vAlign w:val="center"/>
        </w:tcPr>
        <w:p w14:paraId="2689E979" w14:textId="77777777" w:rsidR="00393638" w:rsidRPr="00AF02AF" w:rsidRDefault="00393638" w:rsidP="00742F2C">
          <w:pPr>
            <w:spacing w:before="60" w:after="60"/>
            <w:ind w:right="0"/>
            <w:jc w:val="left"/>
            <w:rPr>
              <w:b/>
              <w:color w:val="000080"/>
              <w:spacing w:val="60"/>
              <w:lang w:val="en-US"/>
            </w:rPr>
          </w:pPr>
          <w:r w:rsidRPr="00AF02AF">
            <w:rPr>
              <w:b/>
              <w:color w:val="000080"/>
              <w:spacing w:val="60"/>
              <w:lang w:val="en-US"/>
            </w:rPr>
            <w:t>Specification for Suppliers</w:t>
          </w:r>
        </w:p>
      </w:tc>
      <w:tc>
        <w:tcPr>
          <w:tcW w:w="1134" w:type="dxa"/>
          <w:tcBorders>
            <w:top w:val="single" w:sz="4" w:space="0" w:color="000080"/>
            <w:left w:val="single" w:sz="4" w:space="0" w:color="000080"/>
            <w:bottom w:val="single" w:sz="4" w:space="0" w:color="000080"/>
            <w:right w:val="single" w:sz="4" w:space="0" w:color="000080"/>
          </w:tcBorders>
          <w:vAlign w:val="center"/>
        </w:tcPr>
        <w:p w14:paraId="13CE7BC9" w14:textId="77777777" w:rsidR="00393638" w:rsidRPr="00BF3EBA" w:rsidRDefault="00393638" w:rsidP="008757E3">
          <w:pPr>
            <w:ind w:right="0"/>
            <w:jc w:val="center"/>
            <w:rPr>
              <w:b/>
              <w:color w:val="000080"/>
            </w:rPr>
          </w:pPr>
          <w:r>
            <w:rPr>
              <w:b/>
              <w:color w:val="000080"/>
            </w:rPr>
            <w:t>Y385081</w:t>
          </w:r>
        </w:p>
      </w:tc>
      <w:tc>
        <w:tcPr>
          <w:tcW w:w="567" w:type="dxa"/>
          <w:tcBorders>
            <w:top w:val="single" w:sz="4" w:space="0" w:color="000080"/>
            <w:left w:val="single" w:sz="4" w:space="0" w:color="000080"/>
            <w:bottom w:val="single" w:sz="4" w:space="0" w:color="000080"/>
            <w:right w:val="single" w:sz="4" w:space="0" w:color="000080"/>
          </w:tcBorders>
          <w:vAlign w:val="center"/>
        </w:tcPr>
        <w:p w14:paraId="736F83AA" w14:textId="77777777" w:rsidR="00393638" w:rsidRPr="00BF3EBA" w:rsidRDefault="00393638" w:rsidP="00BF3EBA">
          <w:pPr>
            <w:ind w:right="0"/>
            <w:jc w:val="center"/>
            <w:rPr>
              <w:b/>
              <w:color w:val="000080"/>
            </w:rPr>
          </w:pPr>
          <w:r>
            <w:rPr>
              <w:b/>
              <w:color w:val="000080"/>
            </w:rPr>
            <w:t>001</w:t>
          </w:r>
        </w:p>
      </w:tc>
      <w:tc>
        <w:tcPr>
          <w:tcW w:w="567" w:type="dxa"/>
          <w:tcBorders>
            <w:top w:val="single" w:sz="4" w:space="0" w:color="000080"/>
            <w:left w:val="single" w:sz="4" w:space="0" w:color="000080"/>
            <w:bottom w:val="single" w:sz="4" w:space="0" w:color="000080"/>
            <w:right w:val="single" w:sz="4" w:space="0" w:color="000080"/>
          </w:tcBorders>
          <w:vAlign w:val="center"/>
        </w:tcPr>
        <w:p w14:paraId="181B1310" w14:textId="77777777" w:rsidR="00393638" w:rsidRPr="00BF3EBA" w:rsidRDefault="00393638" w:rsidP="00BF3EBA">
          <w:pPr>
            <w:ind w:right="0"/>
            <w:jc w:val="center"/>
            <w:rPr>
              <w:b/>
              <w:color w:val="000080"/>
            </w:rPr>
          </w:pPr>
          <w:r>
            <w:rPr>
              <w:b/>
              <w:color w:val="000080"/>
            </w:rPr>
            <w:t>EN</w:t>
          </w:r>
        </w:p>
      </w:tc>
      <w:tc>
        <w:tcPr>
          <w:tcW w:w="567" w:type="dxa"/>
          <w:tcBorders>
            <w:top w:val="single" w:sz="4" w:space="0" w:color="000080"/>
            <w:left w:val="single" w:sz="4" w:space="0" w:color="000080"/>
            <w:bottom w:val="single" w:sz="4" w:space="0" w:color="000080"/>
            <w:right w:val="single" w:sz="4" w:space="0" w:color="000080"/>
          </w:tcBorders>
          <w:vAlign w:val="center"/>
        </w:tcPr>
        <w:p w14:paraId="61B6FB7E" w14:textId="77777777" w:rsidR="00393638" w:rsidRPr="00BF3EBA" w:rsidRDefault="00393638" w:rsidP="00BF3EBA">
          <w:pPr>
            <w:ind w:right="0"/>
            <w:jc w:val="center"/>
            <w:rPr>
              <w:rFonts w:ascii="Arial Narrow" w:hAnsi="Arial Narrow"/>
              <w:b/>
              <w:color w:val="000080"/>
            </w:rPr>
          </w:pPr>
        </w:p>
      </w:tc>
      <w:tc>
        <w:tcPr>
          <w:tcW w:w="780" w:type="dxa"/>
          <w:tcBorders>
            <w:top w:val="single" w:sz="4" w:space="0" w:color="000080"/>
            <w:left w:val="single" w:sz="4" w:space="0" w:color="000080"/>
            <w:bottom w:val="single" w:sz="4" w:space="0" w:color="000080"/>
            <w:right w:val="single" w:sz="4" w:space="0" w:color="000080"/>
          </w:tcBorders>
          <w:vAlign w:val="center"/>
        </w:tcPr>
        <w:p w14:paraId="43DAF0D5" w14:textId="77777777" w:rsidR="00393638" w:rsidRPr="00BF3EBA" w:rsidRDefault="00393638" w:rsidP="009C1222">
          <w:pPr>
            <w:ind w:right="0"/>
            <w:jc w:val="center"/>
            <w:rPr>
              <w:b/>
              <w:color w:val="000080"/>
            </w:rPr>
          </w:pPr>
          <w:r>
            <w:rPr>
              <w:b/>
              <w:color w:val="000080"/>
            </w:rPr>
            <w:t>3.1</w:t>
          </w:r>
        </w:p>
      </w:tc>
    </w:tr>
    <w:tr w:rsidR="00393638" w:rsidRPr="002D516E" w14:paraId="50F8EACA" w14:textId="77777777" w:rsidTr="00BF3EBA">
      <w:trPr>
        <w:cantSplit/>
      </w:trPr>
      <w:tc>
        <w:tcPr>
          <w:tcW w:w="5740" w:type="dxa"/>
        </w:tcPr>
        <w:p w14:paraId="18E40012" w14:textId="77777777" w:rsidR="00393638" w:rsidRPr="004203E9" w:rsidRDefault="00393638" w:rsidP="008B046F">
          <w:pPr>
            <w:spacing w:before="60" w:after="60"/>
            <w:ind w:right="0"/>
            <w:jc w:val="left"/>
            <w:rPr>
              <w:b/>
              <w:color w:val="000099"/>
              <w:lang w:val="en-GB"/>
            </w:rPr>
          </w:pPr>
          <w:r w:rsidRPr="004203E9">
            <w:rPr>
              <w:b/>
              <w:color w:val="000099"/>
              <w:lang w:val="en-GB"/>
            </w:rPr>
            <w:t xml:space="preserve">Lining wear sensor </w:t>
          </w:r>
        </w:p>
      </w:tc>
      <w:tc>
        <w:tcPr>
          <w:tcW w:w="1134" w:type="dxa"/>
        </w:tcPr>
        <w:p w14:paraId="7DE3797E" w14:textId="77777777" w:rsidR="00393638" w:rsidRPr="002D516E" w:rsidRDefault="00393638" w:rsidP="00742F2C">
          <w:pPr>
            <w:ind w:right="0"/>
            <w:jc w:val="center"/>
            <w:rPr>
              <w:rFonts w:ascii="Arial Narrow" w:hAnsi="Arial Narrow"/>
              <w:i/>
              <w:color w:val="000080"/>
              <w:sz w:val="12"/>
              <w:lang w:val="en-US"/>
            </w:rPr>
          </w:pPr>
        </w:p>
      </w:tc>
      <w:tc>
        <w:tcPr>
          <w:tcW w:w="567" w:type="dxa"/>
        </w:tcPr>
        <w:p w14:paraId="1AB8D781" w14:textId="77777777" w:rsidR="00393638" w:rsidRPr="002D516E" w:rsidRDefault="00393638" w:rsidP="00742F2C">
          <w:pPr>
            <w:ind w:right="0"/>
            <w:jc w:val="center"/>
            <w:rPr>
              <w:rFonts w:ascii="Arial Narrow" w:hAnsi="Arial Narrow"/>
              <w:i/>
              <w:color w:val="000080"/>
              <w:sz w:val="12"/>
              <w:lang w:val="en-US"/>
            </w:rPr>
          </w:pPr>
        </w:p>
      </w:tc>
      <w:tc>
        <w:tcPr>
          <w:tcW w:w="567" w:type="dxa"/>
        </w:tcPr>
        <w:p w14:paraId="403025BD" w14:textId="77777777" w:rsidR="00393638" w:rsidRPr="002D516E" w:rsidRDefault="00393638" w:rsidP="00742F2C">
          <w:pPr>
            <w:ind w:right="0"/>
            <w:jc w:val="center"/>
            <w:rPr>
              <w:rFonts w:ascii="Arial Narrow" w:hAnsi="Arial Narrow"/>
              <w:i/>
              <w:color w:val="000080"/>
              <w:sz w:val="12"/>
              <w:lang w:val="en-US"/>
            </w:rPr>
          </w:pPr>
        </w:p>
      </w:tc>
      <w:tc>
        <w:tcPr>
          <w:tcW w:w="567" w:type="dxa"/>
        </w:tcPr>
        <w:p w14:paraId="12248E24" w14:textId="77777777" w:rsidR="00393638" w:rsidRPr="002D516E" w:rsidRDefault="00393638" w:rsidP="00742F2C">
          <w:pPr>
            <w:ind w:right="0"/>
            <w:jc w:val="center"/>
            <w:rPr>
              <w:rFonts w:ascii="Arial Narrow" w:hAnsi="Arial Narrow"/>
              <w:i/>
              <w:color w:val="000080"/>
              <w:sz w:val="12"/>
              <w:lang w:val="en-US"/>
            </w:rPr>
          </w:pPr>
        </w:p>
      </w:tc>
      <w:tc>
        <w:tcPr>
          <w:tcW w:w="780" w:type="dxa"/>
        </w:tcPr>
        <w:p w14:paraId="1F6DC3B0" w14:textId="77777777" w:rsidR="00393638" w:rsidRPr="002D516E" w:rsidRDefault="00393638" w:rsidP="00742F2C">
          <w:pPr>
            <w:ind w:right="0"/>
            <w:jc w:val="center"/>
            <w:rPr>
              <w:rFonts w:ascii="Arial Narrow" w:hAnsi="Arial Narrow"/>
              <w:i/>
              <w:color w:val="000080"/>
              <w:sz w:val="12"/>
              <w:lang w:val="en-US"/>
            </w:rPr>
          </w:pPr>
        </w:p>
      </w:tc>
    </w:tr>
    <w:tr w:rsidR="00393638" w14:paraId="200830D6" w14:textId="77777777" w:rsidTr="00BF3EBA">
      <w:tc>
        <w:tcPr>
          <w:tcW w:w="5740" w:type="dxa"/>
        </w:tcPr>
        <w:p w14:paraId="78541588" w14:textId="77777777" w:rsidR="00393638" w:rsidRPr="004F283F" w:rsidRDefault="00393638" w:rsidP="008A5889">
          <w:pPr>
            <w:spacing w:before="60" w:after="60"/>
            <w:ind w:right="0"/>
            <w:jc w:val="left"/>
            <w:rPr>
              <w:b/>
              <w:color w:val="000000"/>
              <w:lang w:val="en-GB"/>
            </w:rPr>
          </w:pPr>
        </w:p>
      </w:tc>
      <w:tc>
        <w:tcPr>
          <w:tcW w:w="3615" w:type="dxa"/>
          <w:gridSpan w:val="5"/>
        </w:tcPr>
        <w:p w14:paraId="4CCAED8E" w14:textId="77777777" w:rsidR="00393638" w:rsidRDefault="00393638" w:rsidP="00742F2C">
          <w:pPr>
            <w:spacing w:before="60" w:after="60"/>
            <w:ind w:right="0"/>
            <w:jc w:val="right"/>
            <w:rPr>
              <w:b/>
              <w:color w:val="000080"/>
            </w:rPr>
          </w:pPr>
          <w:r>
            <w:rPr>
              <w:b/>
              <w:color w:val="000080"/>
            </w:rPr>
            <w:t xml:space="preserve">Page  </w:t>
          </w:r>
          <w:r>
            <w:rPr>
              <w:b/>
              <w:color w:val="000080"/>
            </w:rPr>
            <w:fldChar w:fldCharType="begin"/>
          </w:r>
          <w:r>
            <w:rPr>
              <w:b/>
              <w:color w:val="000080"/>
            </w:rPr>
            <w:instrText xml:space="preserve"> PAGE </w:instrText>
          </w:r>
          <w:r>
            <w:rPr>
              <w:b/>
              <w:color w:val="000080"/>
            </w:rPr>
            <w:fldChar w:fldCharType="separate"/>
          </w:r>
          <w:r>
            <w:rPr>
              <w:b/>
              <w:noProof/>
              <w:color w:val="000080"/>
            </w:rPr>
            <w:t>2</w:t>
          </w:r>
          <w:r>
            <w:rPr>
              <w:b/>
              <w:color w:val="000080"/>
            </w:rPr>
            <w:fldChar w:fldCharType="end"/>
          </w:r>
          <w:r>
            <w:rPr>
              <w:b/>
              <w:color w:val="000080"/>
            </w:rPr>
            <w:t xml:space="preserve">  of   </w:t>
          </w:r>
          <w:r>
            <w:rPr>
              <w:b/>
              <w:color w:val="000080"/>
            </w:rPr>
            <w:fldChar w:fldCharType="begin"/>
          </w:r>
          <w:r>
            <w:rPr>
              <w:b/>
              <w:color w:val="000080"/>
            </w:rPr>
            <w:instrText xml:space="preserve"> NUMPAGES  \* MERGEFORMAT </w:instrText>
          </w:r>
          <w:r>
            <w:rPr>
              <w:b/>
              <w:color w:val="000080"/>
            </w:rPr>
            <w:fldChar w:fldCharType="separate"/>
          </w:r>
          <w:r>
            <w:rPr>
              <w:b/>
              <w:noProof/>
              <w:color w:val="000080"/>
            </w:rPr>
            <w:t>30</w:t>
          </w:r>
          <w:r>
            <w:rPr>
              <w:b/>
              <w:color w:val="000080"/>
            </w:rPr>
            <w:fldChar w:fldCharType="end"/>
          </w:r>
        </w:p>
      </w:tc>
    </w:tr>
  </w:tbl>
  <w:p w14:paraId="754649D2" w14:textId="77777777" w:rsidR="00393638" w:rsidRDefault="00393638" w:rsidP="00D71C4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A6DDB" w14:textId="2026C087" w:rsidR="00393638" w:rsidRDefault="00393638">
    <w:pPr>
      <w:tabs>
        <w:tab w:val="left" w:pos="8080"/>
        <w:tab w:val="left" w:pos="10092"/>
      </w:tabs>
      <w:spacing w:line="360" w:lineRule="auto"/>
      <w:ind w:right="0"/>
      <w:jc w:val="left"/>
      <w:rPr>
        <w:b/>
        <w:color w:val="000080"/>
      </w:rPr>
    </w:pPr>
    <w:r>
      <w:rPr>
        <w:rFonts w:ascii="Times New Roman" w:hAnsi="Times New Roman"/>
        <w:noProof/>
        <w:color w:val="000080"/>
      </w:rPr>
      <mc:AlternateContent>
        <mc:Choice Requires="wps">
          <w:drawing>
            <wp:anchor distT="0" distB="0" distL="114300" distR="114300" simplePos="0" relativeHeight="251654656" behindDoc="0" locked="1" layoutInCell="0" allowOverlap="1" wp14:anchorId="075A4ABC" wp14:editId="0226A8CF">
              <wp:simplePos x="0" y="0"/>
              <wp:positionH relativeFrom="page">
                <wp:posOffset>0</wp:posOffset>
              </wp:positionH>
              <wp:positionV relativeFrom="page">
                <wp:posOffset>1080135</wp:posOffset>
              </wp:positionV>
              <wp:extent cx="7560945" cy="635"/>
              <wp:effectExtent l="0" t="0" r="0" b="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945" cy="635"/>
                      </a:xfrm>
                      <a:prstGeom prst="line">
                        <a:avLst/>
                      </a:prstGeom>
                      <a:noFill/>
                      <a:ln w="25400">
                        <a:solidFill>
                          <a:srgbClr val="00008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96073B" id="Line 4" o:spid="_x0000_s1026" style="position:absolute;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85.05pt" to="595.35pt,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" o:allowincell="f" strokecolor="navy" strokeweight="2pt">
              <v:stroke startarrowwidth="narrow" startarrowlength="short" endarrowwidth="narrow" endarrowlength="short"/>
              <w10:wrap anchorx="page" anchory="page"/>
              <w10:anchorlock/>
            </v:line>
          </w:pict>
        </mc:Fallback>
      </mc:AlternateContent>
    </w:r>
    <w:r>
      <w:rPr>
        <w:b/>
        <w:color w:val="000080"/>
      </w:rPr>
      <w:t>Überschrift 1</w:t>
    </w:r>
    <w:r>
      <w:rPr>
        <w:color w:val="000080"/>
      </w:rPr>
      <w:tab/>
    </w:r>
    <w:r>
      <w:rPr>
        <w:b/>
        <w:color w:val="000080"/>
      </w:rPr>
      <w:t>Cxxxxx</w:t>
    </w:r>
  </w:p>
  <w:p w14:paraId="02450D54" w14:textId="77777777" w:rsidR="00393638" w:rsidRDefault="00393638">
    <w:pPr>
      <w:tabs>
        <w:tab w:val="left" w:pos="8080"/>
        <w:tab w:val="left" w:pos="10092"/>
      </w:tabs>
      <w:spacing w:line="360" w:lineRule="auto"/>
      <w:ind w:right="0"/>
      <w:jc w:val="left"/>
      <w:rPr>
        <w:color w:val="000080"/>
      </w:rPr>
    </w:pPr>
    <w:r>
      <w:rPr>
        <w:b/>
        <w:color w:val="000080"/>
      </w:rPr>
      <w:t>Überschrift 2</w:t>
    </w:r>
    <w:r>
      <w:rPr>
        <w:color w:val="000080"/>
      </w:rPr>
      <w:tab/>
      <w:t xml:space="preserve">Seite </w:t>
    </w:r>
    <w:r>
      <w:rPr>
        <w:color w:val="000080"/>
      </w:rPr>
      <w:fldChar w:fldCharType="begin"/>
    </w:r>
    <w:r>
      <w:rPr>
        <w:color w:val="000080"/>
      </w:rPr>
      <w:instrText xml:space="preserve"> PAGE </w:instrText>
    </w:r>
    <w:r>
      <w:rPr>
        <w:color w:val="000080"/>
      </w:rPr>
      <w:fldChar w:fldCharType="separate"/>
    </w:r>
    <w:r>
      <w:rPr>
        <w:noProof/>
        <w:color w:val="000080"/>
      </w:rPr>
      <w:t>2</w:t>
    </w:r>
    <w:r>
      <w:rPr>
        <w:color w:val="000080"/>
      </w:rPr>
      <w:fldChar w:fldCharType="end"/>
    </w:r>
  </w:p>
  <w:p w14:paraId="2E1D0DC9" w14:textId="77777777" w:rsidR="00393638" w:rsidRDefault="00393638">
    <w:pPr>
      <w:tabs>
        <w:tab w:val="left" w:pos="8080"/>
        <w:tab w:val="left" w:pos="10092"/>
      </w:tabs>
      <w:spacing w:line="360" w:lineRule="auto"/>
      <w:ind w:right="0"/>
      <w:jc w:val="left"/>
      <w:rPr>
        <w:b/>
        <w:color w:val="0000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3F42126"/>
    <w:lvl w:ilvl="0">
      <w:start w:val="1"/>
      <w:numFmt w:val="decimal"/>
      <w:pStyle w:val="Heading1"/>
      <w:lvlText w:val="%1."/>
      <w:lvlJc w:val="left"/>
      <w:pPr>
        <w:tabs>
          <w:tab w:val="num" w:pos="454"/>
        </w:tabs>
        <w:ind w:left="454" w:hanging="454"/>
      </w:pPr>
      <w:rPr>
        <w:rFonts w:hint="default"/>
        <w:b/>
        <w:i w:val="0"/>
        <w:lang w:val="de-DE"/>
      </w:rPr>
    </w:lvl>
    <w:lvl w:ilvl="1">
      <w:start w:val="1"/>
      <w:numFmt w:val="decimal"/>
      <w:pStyle w:val="Heading2"/>
      <w:lvlText w:val="%1.%2."/>
      <w:lvlJc w:val="left"/>
      <w:pPr>
        <w:tabs>
          <w:tab w:val="num" w:pos="993"/>
        </w:tabs>
        <w:ind w:left="993" w:hanging="567"/>
      </w:pPr>
      <w:rPr>
        <w:rFonts w:hint="default"/>
        <w:b/>
        <w:i w:val="0"/>
      </w:rPr>
    </w:lvl>
    <w:lvl w:ilvl="2">
      <w:start w:val="1"/>
      <w:numFmt w:val="decimal"/>
      <w:pStyle w:val="Heading3"/>
      <w:lvlText w:val="%1.%2.%3."/>
      <w:lvlJc w:val="left"/>
      <w:pPr>
        <w:tabs>
          <w:tab w:val="num" w:pos="1957"/>
        </w:tabs>
        <w:ind w:left="1957" w:hanging="680"/>
      </w:pPr>
      <w:rPr>
        <w:rFonts w:hint="default"/>
        <w:b/>
        <w:i w:val="0"/>
      </w:rPr>
    </w:lvl>
    <w:lvl w:ilvl="3">
      <w:start w:val="1"/>
      <w:numFmt w:val="decimal"/>
      <w:pStyle w:val="Heading4"/>
      <w:lvlText w:val="%1.%2.%3.%4."/>
      <w:lvlJc w:val="left"/>
      <w:pPr>
        <w:tabs>
          <w:tab w:val="num" w:pos="794"/>
        </w:tabs>
        <w:ind w:left="794" w:hanging="794"/>
      </w:pPr>
      <w:rPr>
        <w:rFonts w:hint="default"/>
        <w:b/>
        <w:i w:val="0"/>
      </w:rPr>
    </w:lvl>
    <w:lvl w:ilvl="4">
      <w:start w:val="1"/>
      <w:numFmt w:val="decimal"/>
      <w:pStyle w:val="Heading5"/>
      <w:lvlText w:val="%1.%2.%3.%4.%5."/>
      <w:lvlJc w:val="left"/>
      <w:pPr>
        <w:tabs>
          <w:tab w:val="num" w:pos="1134"/>
        </w:tabs>
        <w:ind w:left="1134" w:hanging="1134"/>
      </w:pPr>
      <w:rPr>
        <w:rFonts w:hint="default"/>
        <w:b/>
        <w:i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decimal"/>
      <w:pStyle w:val="Heading8"/>
      <w:lvlText w:val=".%8"/>
      <w:lvlJc w:val="left"/>
      <w:pPr>
        <w:tabs>
          <w:tab w:val="num" w:pos="0"/>
        </w:tabs>
        <w:ind w:left="0" w:firstLine="0"/>
      </w:pPr>
      <w:rPr>
        <w:rFonts w:hint="default"/>
      </w:rPr>
    </w:lvl>
    <w:lvl w:ilvl="8">
      <w:start w:val="1"/>
      <w:numFmt w:val="decimal"/>
      <w:pStyle w:val="Heading9"/>
      <w:lvlText w:val=".%8.%9"/>
      <w:lvlJc w:val="left"/>
      <w:pPr>
        <w:tabs>
          <w:tab w:val="num" w:pos="0"/>
        </w:tabs>
        <w:ind w:left="0" w:firstLine="0"/>
      </w:pPr>
      <w:rPr>
        <w:rFonts w:hint="default"/>
      </w:rPr>
    </w:lvl>
  </w:abstractNum>
  <w:abstractNum w:abstractNumId="1" w15:restartNumberingAfterBreak="0">
    <w:nsid w:val="05996B76"/>
    <w:multiLevelType w:val="hybridMultilevel"/>
    <w:tmpl w:val="D2520F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07652E"/>
    <w:multiLevelType w:val="hybridMultilevel"/>
    <w:tmpl w:val="C254CA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8520F8"/>
    <w:multiLevelType w:val="hybridMultilevel"/>
    <w:tmpl w:val="1186C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0442B69"/>
    <w:multiLevelType w:val="hybridMultilevel"/>
    <w:tmpl w:val="475E5C7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11923576"/>
    <w:multiLevelType w:val="hybridMultilevel"/>
    <w:tmpl w:val="6D8299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FD1CA6"/>
    <w:multiLevelType w:val="hybridMultilevel"/>
    <w:tmpl w:val="986E4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538281F"/>
    <w:multiLevelType w:val="hybridMultilevel"/>
    <w:tmpl w:val="32ECEEA6"/>
    <w:lvl w:ilvl="0" w:tplc="2362B752">
      <w:start w:val="25"/>
      <w:numFmt w:val="bullet"/>
      <w:lvlText w:val="-"/>
      <w:lvlJc w:val="left"/>
      <w:pPr>
        <w:ind w:left="720" w:hanging="360"/>
      </w:pPr>
      <w:rPr>
        <w:rFonts w:ascii="Arial" w:eastAsia="Calibr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8" w15:restartNumberingAfterBreak="0">
    <w:nsid w:val="16A20282"/>
    <w:multiLevelType w:val="hybridMultilevel"/>
    <w:tmpl w:val="E0D2740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0A4C39"/>
    <w:multiLevelType w:val="hybridMultilevel"/>
    <w:tmpl w:val="B472EC5C"/>
    <w:lvl w:ilvl="0" w:tplc="04070001">
      <w:start w:val="1"/>
      <w:numFmt w:val="bullet"/>
      <w:lvlText w:val=""/>
      <w:lvlJc w:val="left"/>
      <w:pPr>
        <w:ind w:left="720" w:hanging="360"/>
      </w:pPr>
      <w:rPr>
        <w:rFonts w:ascii="Symbol" w:hAnsi="Symbol" w:hint="default"/>
        <w:b/>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6FA08D1"/>
    <w:multiLevelType w:val="hybridMultilevel"/>
    <w:tmpl w:val="D8CA486A"/>
    <w:lvl w:ilvl="0" w:tplc="86DAEE42">
      <w:start w:val="1"/>
      <w:numFmt w:val="decimal"/>
      <w:lvlText w:val="%1."/>
      <w:lvlJc w:val="left"/>
      <w:pPr>
        <w:ind w:left="2344" w:hanging="360"/>
      </w:pPr>
      <w:rPr>
        <w:rFonts w:ascii="Arial" w:eastAsia="Times New Roman" w:hAnsi="Arial" w:cs="Times New Roman"/>
      </w:rPr>
    </w:lvl>
    <w:lvl w:ilvl="1" w:tplc="04070019">
      <w:start w:val="1"/>
      <w:numFmt w:val="lowerLetter"/>
      <w:lvlText w:val="%2."/>
      <w:lvlJc w:val="left"/>
      <w:pPr>
        <w:ind w:left="3064" w:hanging="360"/>
      </w:pPr>
    </w:lvl>
    <w:lvl w:ilvl="2" w:tplc="0407001B" w:tentative="1">
      <w:start w:val="1"/>
      <w:numFmt w:val="lowerRoman"/>
      <w:lvlText w:val="%3."/>
      <w:lvlJc w:val="right"/>
      <w:pPr>
        <w:ind w:left="3784" w:hanging="180"/>
      </w:pPr>
    </w:lvl>
    <w:lvl w:ilvl="3" w:tplc="0407000F" w:tentative="1">
      <w:start w:val="1"/>
      <w:numFmt w:val="decimal"/>
      <w:lvlText w:val="%4."/>
      <w:lvlJc w:val="left"/>
      <w:pPr>
        <w:ind w:left="4504" w:hanging="360"/>
      </w:pPr>
    </w:lvl>
    <w:lvl w:ilvl="4" w:tplc="04070019" w:tentative="1">
      <w:start w:val="1"/>
      <w:numFmt w:val="lowerLetter"/>
      <w:lvlText w:val="%5."/>
      <w:lvlJc w:val="left"/>
      <w:pPr>
        <w:ind w:left="5224" w:hanging="360"/>
      </w:pPr>
    </w:lvl>
    <w:lvl w:ilvl="5" w:tplc="0407001B" w:tentative="1">
      <w:start w:val="1"/>
      <w:numFmt w:val="lowerRoman"/>
      <w:lvlText w:val="%6."/>
      <w:lvlJc w:val="right"/>
      <w:pPr>
        <w:ind w:left="5944" w:hanging="180"/>
      </w:pPr>
    </w:lvl>
    <w:lvl w:ilvl="6" w:tplc="0407000F" w:tentative="1">
      <w:start w:val="1"/>
      <w:numFmt w:val="decimal"/>
      <w:lvlText w:val="%7."/>
      <w:lvlJc w:val="left"/>
      <w:pPr>
        <w:ind w:left="6664" w:hanging="360"/>
      </w:pPr>
    </w:lvl>
    <w:lvl w:ilvl="7" w:tplc="04070019" w:tentative="1">
      <w:start w:val="1"/>
      <w:numFmt w:val="lowerLetter"/>
      <w:lvlText w:val="%8."/>
      <w:lvlJc w:val="left"/>
      <w:pPr>
        <w:ind w:left="7384" w:hanging="360"/>
      </w:pPr>
    </w:lvl>
    <w:lvl w:ilvl="8" w:tplc="0407001B" w:tentative="1">
      <w:start w:val="1"/>
      <w:numFmt w:val="lowerRoman"/>
      <w:lvlText w:val="%9."/>
      <w:lvlJc w:val="right"/>
      <w:pPr>
        <w:ind w:left="8104" w:hanging="180"/>
      </w:pPr>
    </w:lvl>
  </w:abstractNum>
  <w:abstractNum w:abstractNumId="11" w15:restartNumberingAfterBreak="0">
    <w:nsid w:val="2797007A"/>
    <w:multiLevelType w:val="hybridMultilevel"/>
    <w:tmpl w:val="F6166128"/>
    <w:lvl w:ilvl="0" w:tplc="0E8A3A52">
      <w:numFmt w:val="bullet"/>
      <w:lvlText w:val="-"/>
      <w:lvlJc w:val="left"/>
      <w:pPr>
        <w:ind w:left="720" w:hanging="360"/>
      </w:pPr>
      <w:rPr>
        <w:rFonts w:ascii="Arial" w:eastAsia="Times New Roman" w:hAnsi="Arial" w:cs="Arial" w:hint="default"/>
        <w:b/>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84772A1"/>
    <w:multiLevelType w:val="hybridMultilevel"/>
    <w:tmpl w:val="A6C45F7C"/>
    <w:lvl w:ilvl="0" w:tplc="0407000F">
      <w:start w:val="1"/>
      <w:numFmt w:val="decimal"/>
      <w:lvlText w:val="%1."/>
      <w:lvlJc w:val="left"/>
      <w:pPr>
        <w:ind w:left="3338"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8BE3F90"/>
    <w:multiLevelType w:val="hybridMultilevel"/>
    <w:tmpl w:val="76A86F56"/>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291E259A"/>
    <w:multiLevelType w:val="hybridMultilevel"/>
    <w:tmpl w:val="5E1AA8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AAD6C17"/>
    <w:multiLevelType w:val="multilevel"/>
    <w:tmpl w:val="FA74C51C"/>
    <w:lvl w:ilvl="0">
      <w:start w:val="1"/>
      <w:numFmt w:val="bullet"/>
      <w:lvlText w:val=""/>
      <w:lvlJc w:val="left"/>
      <w:pPr>
        <w:tabs>
          <w:tab w:val="num" w:pos="567"/>
        </w:tabs>
        <w:ind w:left="567" w:hanging="283"/>
      </w:pPr>
      <w:rPr>
        <w:rFonts w:ascii="Symbol" w:hAnsi="Symbol" w:hint="default"/>
      </w:rPr>
    </w:lvl>
    <w:lvl w:ilvl="1">
      <w:start w:val="1"/>
      <w:numFmt w:val="decimal"/>
      <w:lvlText w:val="%2."/>
      <w:lvlJc w:val="left"/>
      <w:pPr>
        <w:tabs>
          <w:tab w:val="num" w:pos="851"/>
        </w:tabs>
        <w:ind w:left="851" w:hanging="284"/>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D6417B6"/>
    <w:multiLevelType w:val="hybridMultilevel"/>
    <w:tmpl w:val="B8646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EB3ED1"/>
    <w:multiLevelType w:val="hybridMultilevel"/>
    <w:tmpl w:val="10BEBE7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61043E8"/>
    <w:multiLevelType w:val="hybridMultilevel"/>
    <w:tmpl w:val="A81CDC96"/>
    <w:lvl w:ilvl="0" w:tplc="04070001">
      <w:start w:val="1"/>
      <w:numFmt w:val="bullet"/>
      <w:lvlText w:val=""/>
      <w:lvlJc w:val="left"/>
      <w:pPr>
        <w:ind w:left="720" w:hanging="360"/>
      </w:pPr>
      <w:rPr>
        <w:rFonts w:ascii="Symbol" w:hAnsi="Symbol" w:hint="default"/>
        <w:b/>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7024CF7"/>
    <w:multiLevelType w:val="hybridMultilevel"/>
    <w:tmpl w:val="D668FBEC"/>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CC30B16"/>
    <w:multiLevelType w:val="hybridMultilevel"/>
    <w:tmpl w:val="B716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63E5E1D"/>
    <w:multiLevelType w:val="hybridMultilevel"/>
    <w:tmpl w:val="A8124E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C14A06"/>
    <w:multiLevelType w:val="hybridMultilevel"/>
    <w:tmpl w:val="239C72B4"/>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52D40F7"/>
    <w:multiLevelType w:val="hybridMultilevel"/>
    <w:tmpl w:val="B8261918"/>
    <w:lvl w:ilvl="0" w:tplc="0E8A3A52">
      <w:numFmt w:val="bullet"/>
      <w:lvlText w:val="-"/>
      <w:lvlJc w:val="left"/>
      <w:pPr>
        <w:ind w:left="720" w:hanging="360"/>
      </w:pPr>
      <w:rPr>
        <w:rFonts w:ascii="Arial" w:eastAsia="Times New Roman" w:hAnsi="Arial" w:cs="Arial" w:hint="default"/>
        <w:b/>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22705C"/>
    <w:multiLevelType w:val="hybridMultilevel"/>
    <w:tmpl w:val="A6327D6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CAE6C0D"/>
    <w:multiLevelType w:val="hybridMultilevel"/>
    <w:tmpl w:val="0598F5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26763559">
    <w:abstractNumId w:val="0"/>
  </w:num>
  <w:num w:numId="2" w16cid:durableId="180164607">
    <w:abstractNumId w:val="15"/>
  </w:num>
  <w:num w:numId="3" w16cid:durableId="382674564">
    <w:abstractNumId w:val="8"/>
  </w:num>
  <w:num w:numId="4" w16cid:durableId="1639843195">
    <w:abstractNumId w:val="24"/>
  </w:num>
  <w:num w:numId="5" w16cid:durableId="497963754">
    <w:abstractNumId w:val="17"/>
  </w:num>
  <w:num w:numId="6" w16cid:durableId="1837527288">
    <w:abstractNumId w:val="19"/>
  </w:num>
  <w:num w:numId="7" w16cid:durableId="727998751">
    <w:abstractNumId w:val="13"/>
  </w:num>
  <w:num w:numId="8" w16cid:durableId="1511721729">
    <w:abstractNumId w:val="22"/>
  </w:num>
  <w:num w:numId="9" w16cid:durableId="1627467799">
    <w:abstractNumId w:val="12"/>
  </w:num>
  <w:num w:numId="10" w16cid:durableId="1973249510">
    <w:abstractNumId w:val="5"/>
  </w:num>
  <w:num w:numId="11" w16cid:durableId="1084255880">
    <w:abstractNumId w:val="6"/>
  </w:num>
  <w:num w:numId="12" w16cid:durableId="1824615220">
    <w:abstractNumId w:val="10"/>
  </w:num>
  <w:num w:numId="13" w16cid:durableId="908921111">
    <w:abstractNumId w:val="20"/>
  </w:num>
  <w:num w:numId="14" w16cid:durableId="1405882023">
    <w:abstractNumId w:val="25"/>
  </w:num>
  <w:num w:numId="15" w16cid:durableId="1177420567">
    <w:abstractNumId w:val="14"/>
  </w:num>
  <w:num w:numId="16" w16cid:durableId="540750487">
    <w:abstractNumId w:val="23"/>
  </w:num>
  <w:num w:numId="17" w16cid:durableId="300037590">
    <w:abstractNumId w:val="7"/>
  </w:num>
  <w:num w:numId="18" w16cid:durableId="2128697391">
    <w:abstractNumId w:val="16"/>
  </w:num>
  <w:num w:numId="19" w16cid:durableId="1706173457">
    <w:abstractNumId w:val="11"/>
  </w:num>
  <w:num w:numId="20" w16cid:durableId="1174219638">
    <w:abstractNumId w:val="24"/>
  </w:num>
  <w:num w:numId="21" w16cid:durableId="805463890">
    <w:abstractNumId w:val="18"/>
  </w:num>
  <w:num w:numId="22" w16cid:durableId="2036301271">
    <w:abstractNumId w:val="2"/>
  </w:num>
  <w:num w:numId="23" w16cid:durableId="268664820">
    <w:abstractNumId w:val="3"/>
  </w:num>
  <w:num w:numId="24" w16cid:durableId="486825046">
    <w:abstractNumId w:val="9"/>
  </w:num>
  <w:num w:numId="25" w16cid:durableId="977607456">
    <w:abstractNumId w:val="4"/>
  </w:num>
  <w:num w:numId="26" w16cid:durableId="1350572020">
    <w:abstractNumId w:val="1"/>
  </w:num>
  <w:num w:numId="27" w16cid:durableId="761218106">
    <w:abstractNumId w:val="21"/>
  </w:num>
  <w:num w:numId="28" w16cid:durableId="1987660500">
    <w:abstractNumId w:val="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inhuber, Thomas">
    <w15:presenceInfo w15:providerId="AD" w15:userId="S::Thomas.Steinhuber@knorr-bremse.com::5e8ff920-f798-4e42-b464-ec532b5e8a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485"/>
    <w:rsid w:val="00001199"/>
    <w:rsid w:val="0000364C"/>
    <w:rsid w:val="00003662"/>
    <w:rsid w:val="000044A9"/>
    <w:rsid w:val="00004D4B"/>
    <w:rsid w:val="00005198"/>
    <w:rsid w:val="00005748"/>
    <w:rsid w:val="00005E4C"/>
    <w:rsid w:val="00006424"/>
    <w:rsid w:val="00006FFD"/>
    <w:rsid w:val="000070AB"/>
    <w:rsid w:val="00007B6F"/>
    <w:rsid w:val="000149EB"/>
    <w:rsid w:val="00015A6F"/>
    <w:rsid w:val="0001707E"/>
    <w:rsid w:val="00020AAD"/>
    <w:rsid w:val="00025485"/>
    <w:rsid w:val="0002714C"/>
    <w:rsid w:val="000278B9"/>
    <w:rsid w:val="00027FD6"/>
    <w:rsid w:val="000312AF"/>
    <w:rsid w:val="0003142D"/>
    <w:rsid w:val="0003193A"/>
    <w:rsid w:val="00034EE2"/>
    <w:rsid w:val="000410A9"/>
    <w:rsid w:val="00041798"/>
    <w:rsid w:val="000424BB"/>
    <w:rsid w:val="000428C9"/>
    <w:rsid w:val="00043513"/>
    <w:rsid w:val="00043BF0"/>
    <w:rsid w:val="00045E37"/>
    <w:rsid w:val="000473C9"/>
    <w:rsid w:val="00050584"/>
    <w:rsid w:val="000518D6"/>
    <w:rsid w:val="000525EA"/>
    <w:rsid w:val="00055D0F"/>
    <w:rsid w:val="0006001E"/>
    <w:rsid w:val="00061816"/>
    <w:rsid w:val="0006456A"/>
    <w:rsid w:val="00064920"/>
    <w:rsid w:val="00064992"/>
    <w:rsid w:val="00064ECD"/>
    <w:rsid w:val="000651C4"/>
    <w:rsid w:val="000653B6"/>
    <w:rsid w:val="000667BE"/>
    <w:rsid w:val="00067451"/>
    <w:rsid w:val="00070C60"/>
    <w:rsid w:val="0007682F"/>
    <w:rsid w:val="00077861"/>
    <w:rsid w:val="000803A4"/>
    <w:rsid w:val="00082336"/>
    <w:rsid w:val="00082B1B"/>
    <w:rsid w:val="0008365B"/>
    <w:rsid w:val="00085797"/>
    <w:rsid w:val="00087420"/>
    <w:rsid w:val="000905E2"/>
    <w:rsid w:val="000957EE"/>
    <w:rsid w:val="00096EA7"/>
    <w:rsid w:val="000A079B"/>
    <w:rsid w:val="000A1D06"/>
    <w:rsid w:val="000A3821"/>
    <w:rsid w:val="000A5165"/>
    <w:rsid w:val="000A6B33"/>
    <w:rsid w:val="000A71B6"/>
    <w:rsid w:val="000B2370"/>
    <w:rsid w:val="000B2473"/>
    <w:rsid w:val="000B47B4"/>
    <w:rsid w:val="000B5D75"/>
    <w:rsid w:val="000B63FB"/>
    <w:rsid w:val="000B7D02"/>
    <w:rsid w:val="000C2935"/>
    <w:rsid w:val="000C30FA"/>
    <w:rsid w:val="000C36D5"/>
    <w:rsid w:val="000C3E24"/>
    <w:rsid w:val="000C4BB1"/>
    <w:rsid w:val="000C4F87"/>
    <w:rsid w:val="000C68DB"/>
    <w:rsid w:val="000C7B09"/>
    <w:rsid w:val="000D1E5A"/>
    <w:rsid w:val="000D2275"/>
    <w:rsid w:val="000D4BA7"/>
    <w:rsid w:val="000D56B5"/>
    <w:rsid w:val="000D5AFC"/>
    <w:rsid w:val="000D684A"/>
    <w:rsid w:val="000D776E"/>
    <w:rsid w:val="000D7F3F"/>
    <w:rsid w:val="000E0BDE"/>
    <w:rsid w:val="000E0E3C"/>
    <w:rsid w:val="000E3627"/>
    <w:rsid w:val="000E3C95"/>
    <w:rsid w:val="000E62FF"/>
    <w:rsid w:val="000F080C"/>
    <w:rsid w:val="000F1EE0"/>
    <w:rsid w:val="000F217A"/>
    <w:rsid w:val="000F36B7"/>
    <w:rsid w:val="000F70B6"/>
    <w:rsid w:val="00102291"/>
    <w:rsid w:val="00103AD2"/>
    <w:rsid w:val="001054B6"/>
    <w:rsid w:val="00107346"/>
    <w:rsid w:val="00110B3A"/>
    <w:rsid w:val="00112892"/>
    <w:rsid w:val="001128F0"/>
    <w:rsid w:val="00112C41"/>
    <w:rsid w:val="00115974"/>
    <w:rsid w:val="001165B4"/>
    <w:rsid w:val="00116733"/>
    <w:rsid w:val="001202E6"/>
    <w:rsid w:val="0012118C"/>
    <w:rsid w:val="001216E1"/>
    <w:rsid w:val="00122C1E"/>
    <w:rsid w:val="00125255"/>
    <w:rsid w:val="00125539"/>
    <w:rsid w:val="001257DD"/>
    <w:rsid w:val="00127547"/>
    <w:rsid w:val="00127EB4"/>
    <w:rsid w:val="0013038A"/>
    <w:rsid w:val="00130A13"/>
    <w:rsid w:val="00131ECC"/>
    <w:rsid w:val="00132EE6"/>
    <w:rsid w:val="00133C52"/>
    <w:rsid w:val="00133DA4"/>
    <w:rsid w:val="00136A48"/>
    <w:rsid w:val="001429A8"/>
    <w:rsid w:val="00145F7C"/>
    <w:rsid w:val="001468CC"/>
    <w:rsid w:val="00151CE5"/>
    <w:rsid w:val="001530D8"/>
    <w:rsid w:val="00153ABC"/>
    <w:rsid w:val="0015446B"/>
    <w:rsid w:val="00157F24"/>
    <w:rsid w:val="001602CB"/>
    <w:rsid w:val="00160626"/>
    <w:rsid w:val="00162C80"/>
    <w:rsid w:val="00164128"/>
    <w:rsid w:val="00164183"/>
    <w:rsid w:val="00164CC1"/>
    <w:rsid w:val="00166405"/>
    <w:rsid w:val="001666FC"/>
    <w:rsid w:val="00170650"/>
    <w:rsid w:val="0017359F"/>
    <w:rsid w:val="001736BD"/>
    <w:rsid w:val="00176579"/>
    <w:rsid w:val="00180051"/>
    <w:rsid w:val="00184BA4"/>
    <w:rsid w:val="001856A2"/>
    <w:rsid w:val="00185DAE"/>
    <w:rsid w:val="00191A2F"/>
    <w:rsid w:val="00191D0B"/>
    <w:rsid w:val="001920F5"/>
    <w:rsid w:val="001935F9"/>
    <w:rsid w:val="00193F95"/>
    <w:rsid w:val="00196057"/>
    <w:rsid w:val="0019718B"/>
    <w:rsid w:val="001A1FB1"/>
    <w:rsid w:val="001A2995"/>
    <w:rsid w:val="001A3026"/>
    <w:rsid w:val="001A60E6"/>
    <w:rsid w:val="001B0BE2"/>
    <w:rsid w:val="001B0EF9"/>
    <w:rsid w:val="001B1492"/>
    <w:rsid w:val="001B19C6"/>
    <w:rsid w:val="001B209E"/>
    <w:rsid w:val="001B2696"/>
    <w:rsid w:val="001B33E1"/>
    <w:rsid w:val="001B3F6A"/>
    <w:rsid w:val="001B53C1"/>
    <w:rsid w:val="001C00DA"/>
    <w:rsid w:val="001C4C7E"/>
    <w:rsid w:val="001C5343"/>
    <w:rsid w:val="001D2A41"/>
    <w:rsid w:val="001D502D"/>
    <w:rsid w:val="001D694C"/>
    <w:rsid w:val="001D69AD"/>
    <w:rsid w:val="001D6EEE"/>
    <w:rsid w:val="001D6F8A"/>
    <w:rsid w:val="001E110A"/>
    <w:rsid w:val="001E2894"/>
    <w:rsid w:val="001E437E"/>
    <w:rsid w:val="001E529E"/>
    <w:rsid w:val="001E6A80"/>
    <w:rsid w:val="001E6EBF"/>
    <w:rsid w:val="001E7867"/>
    <w:rsid w:val="001E7B51"/>
    <w:rsid w:val="001F0D4C"/>
    <w:rsid w:val="001F1504"/>
    <w:rsid w:val="001F6D5B"/>
    <w:rsid w:val="00200398"/>
    <w:rsid w:val="00200FF9"/>
    <w:rsid w:val="00202249"/>
    <w:rsid w:val="002066FF"/>
    <w:rsid w:val="00207FA9"/>
    <w:rsid w:val="00212795"/>
    <w:rsid w:val="00212EAA"/>
    <w:rsid w:val="00212FC2"/>
    <w:rsid w:val="00215949"/>
    <w:rsid w:val="00217BFA"/>
    <w:rsid w:val="00220691"/>
    <w:rsid w:val="00221446"/>
    <w:rsid w:val="002222D7"/>
    <w:rsid w:val="00222357"/>
    <w:rsid w:val="00224A20"/>
    <w:rsid w:val="00226624"/>
    <w:rsid w:val="002310B0"/>
    <w:rsid w:val="002315BB"/>
    <w:rsid w:val="00232951"/>
    <w:rsid w:val="00233753"/>
    <w:rsid w:val="002346D2"/>
    <w:rsid w:val="00237E36"/>
    <w:rsid w:val="00245BEE"/>
    <w:rsid w:val="00245E81"/>
    <w:rsid w:val="00246964"/>
    <w:rsid w:val="00250A01"/>
    <w:rsid w:val="00252533"/>
    <w:rsid w:val="00255AFE"/>
    <w:rsid w:val="00256DE9"/>
    <w:rsid w:val="00257ED9"/>
    <w:rsid w:val="00260E59"/>
    <w:rsid w:val="002631B9"/>
    <w:rsid w:val="00264519"/>
    <w:rsid w:val="00265462"/>
    <w:rsid w:val="002656FE"/>
    <w:rsid w:val="0026596D"/>
    <w:rsid w:val="002676FA"/>
    <w:rsid w:val="00270D91"/>
    <w:rsid w:val="00274972"/>
    <w:rsid w:val="00274E6A"/>
    <w:rsid w:val="00275088"/>
    <w:rsid w:val="002750AE"/>
    <w:rsid w:val="00275D34"/>
    <w:rsid w:val="002778CB"/>
    <w:rsid w:val="00277F70"/>
    <w:rsid w:val="0028393E"/>
    <w:rsid w:val="00284DBE"/>
    <w:rsid w:val="00287945"/>
    <w:rsid w:val="00290412"/>
    <w:rsid w:val="0029196D"/>
    <w:rsid w:val="00291F22"/>
    <w:rsid w:val="002920B9"/>
    <w:rsid w:val="00292468"/>
    <w:rsid w:val="002929AD"/>
    <w:rsid w:val="00292D89"/>
    <w:rsid w:val="002932D5"/>
    <w:rsid w:val="00293499"/>
    <w:rsid w:val="00293CAB"/>
    <w:rsid w:val="002A64E7"/>
    <w:rsid w:val="002B0234"/>
    <w:rsid w:val="002B04F5"/>
    <w:rsid w:val="002B2A9A"/>
    <w:rsid w:val="002B3210"/>
    <w:rsid w:val="002B4130"/>
    <w:rsid w:val="002B5850"/>
    <w:rsid w:val="002B69AF"/>
    <w:rsid w:val="002B6F53"/>
    <w:rsid w:val="002B7E81"/>
    <w:rsid w:val="002C05EA"/>
    <w:rsid w:val="002C3244"/>
    <w:rsid w:val="002C4D14"/>
    <w:rsid w:val="002C564B"/>
    <w:rsid w:val="002C5E72"/>
    <w:rsid w:val="002D076E"/>
    <w:rsid w:val="002D2090"/>
    <w:rsid w:val="002D4C12"/>
    <w:rsid w:val="002D516E"/>
    <w:rsid w:val="002D5A0F"/>
    <w:rsid w:val="002D5B3B"/>
    <w:rsid w:val="002D5C35"/>
    <w:rsid w:val="002D77CB"/>
    <w:rsid w:val="002D7811"/>
    <w:rsid w:val="002D7BA5"/>
    <w:rsid w:val="002E01D8"/>
    <w:rsid w:val="002E0B5D"/>
    <w:rsid w:val="002E16C8"/>
    <w:rsid w:val="002E4FC1"/>
    <w:rsid w:val="002E5713"/>
    <w:rsid w:val="002E5ADF"/>
    <w:rsid w:val="002F04FB"/>
    <w:rsid w:val="002F1A50"/>
    <w:rsid w:val="002F1D7C"/>
    <w:rsid w:val="002F26AA"/>
    <w:rsid w:val="002F4207"/>
    <w:rsid w:val="002F4FAF"/>
    <w:rsid w:val="00301450"/>
    <w:rsid w:val="00301EAF"/>
    <w:rsid w:val="00302198"/>
    <w:rsid w:val="00302D0B"/>
    <w:rsid w:val="003041C2"/>
    <w:rsid w:val="00305247"/>
    <w:rsid w:val="003062D2"/>
    <w:rsid w:val="00306782"/>
    <w:rsid w:val="00307491"/>
    <w:rsid w:val="00307A50"/>
    <w:rsid w:val="00307E27"/>
    <w:rsid w:val="00310DBB"/>
    <w:rsid w:val="00316C1C"/>
    <w:rsid w:val="00317A5E"/>
    <w:rsid w:val="003208AE"/>
    <w:rsid w:val="0032173D"/>
    <w:rsid w:val="003220F6"/>
    <w:rsid w:val="00323B53"/>
    <w:rsid w:val="00324782"/>
    <w:rsid w:val="00325A9C"/>
    <w:rsid w:val="00333999"/>
    <w:rsid w:val="003339FC"/>
    <w:rsid w:val="00333FA6"/>
    <w:rsid w:val="00334C19"/>
    <w:rsid w:val="00337A5B"/>
    <w:rsid w:val="0034052D"/>
    <w:rsid w:val="00341A50"/>
    <w:rsid w:val="00342448"/>
    <w:rsid w:val="003432BD"/>
    <w:rsid w:val="00343663"/>
    <w:rsid w:val="0034521B"/>
    <w:rsid w:val="003470D3"/>
    <w:rsid w:val="003475D5"/>
    <w:rsid w:val="00347657"/>
    <w:rsid w:val="00347D7B"/>
    <w:rsid w:val="00350DAD"/>
    <w:rsid w:val="0035281B"/>
    <w:rsid w:val="0035406E"/>
    <w:rsid w:val="0035624C"/>
    <w:rsid w:val="003572E9"/>
    <w:rsid w:val="00357450"/>
    <w:rsid w:val="00360360"/>
    <w:rsid w:val="00363EBB"/>
    <w:rsid w:val="0036532E"/>
    <w:rsid w:val="00366183"/>
    <w:rsid w:val="00370AAA"/>
    <w:rsid w:val="00372041"/>
    <w:rsid w:val="0037447C"/>
    <w:rsid w:val="003744CB"/>
    <w:rsid w:val="003747F5"/>
    <w:rsid w:val="00381061"/>
    <w:rsid w:val="0038485A"/>
    <w:rsid w:val="003860AA"/>
    <w:rsid w:val="00387D86"/>
    <w:rsid w:val="00391A6C"/>
    <w:rsid w:val="00393427"/>
    <w:rsid w:val="00393638"/>
    <w:rsid w:val="0039638D"/>
    <w:rsid w:val="003A2F32"/>
    <w:rsid w:val="003A3075"/>
    <w:rsid w:val="003A4956"/>
    <w:rsid w:val="003A5B41"/>
    <w:rsid w:val="003A5E67"/>
    <w:rsid w:val="003A7E43"/>
    <w:rsid w:val="003B06F9"/>
    <w:rsid w:val="003B2087"/>
    <w:rsid w:val="003B2793"/>
    <w:rsid w:val="003B316A"/>
    <w:rsid w:val="003B55D1"/>
    <w:rsid w:val="003B7025"/>
    <w:rsid w:val="003C0EF7"/>
    <w:rsid w:val="003C1D34"/>
    <w:rsid w:val="003C2545"/>
    <w:rsid w:val="003C2B97"/>
    <w:rsid w:val="003C2E1A"/>
    <w:rsid w:val="003C384F"/>
    <w:rsid w:val="003C3F4B"/>
    <w:rsid w:val="003C56D0"/>
    <w:rsid w:val="003D0008"/>
    <w:rsid w:val="003D04D1"/>
    <w:rsid w:val="003D0F73"/>
    <w:rsid w:val="003D1658"/>
    <w:rsid w:val="003D1F0F"/>
    <w:rsid w:val="003D2E0F"/>
    <w:rsid w:val="003D514F"/>
    <w:rsid w:val="003D5F38"/>
    <w:rsid w:val="003D7F85"/>
    <w:rsid w:val="003E4031"/>
    <w:rsid w:val="003E4F25"/>
    <w:rsid w:val="003E687A"/>
    <w:rsid w:val="003E79B1"/>
    <w:rsid w:val="003E7D56"/>
    <w:rsid w:val="003F1718"/>
    <w:rsid w:val="003F1A4A"/>
    <w:rsid w:val="003F1E3C"/>
    <w:rsid w:val="003F2921"/>
    <w:rsid w:val="003F300F"/>
    <w:rsid w:val="003F3189"/>
    <w:rsid w:val="003F5CC0"/>
    <w:rsid w:val="003F6897"/>
    <w:rsid w:val="00404A94"/>
    <w:rsid w:val="0040587A"/>
    <w:rsid w:val="00405C89"/>
    <w:rsid w:val="00406987"/>
    <w:rsid w:val="00406A70"/>
    <w:rsid w:val="00406E7F"/>
    <w:rsid w:val="0040720E"/>
    <w:rsid w:val="004120E8"/>
    <w:rsid w:val="004121B9"/>
    <w:rsid w:val="0041254D"/>
    <w:rsid w:val="00413080"/>
    <w:rsid w:val="00413D2D"/>
    <w:rsid w:val="00415758"/>
    <w:rsid w:val="0041627D"/>
    <w:rsid w:val="0041796E"/>
    <w:rsid w:val="004203E9"/>
    <w:rsid w:val="00420870"/>
    <w:rsid w:val="0042159F"/>
    <w:rsid w:val="00426B76"/>
    <w:rsid w:val="00426D2B"/>
    <w:rsid w:val="00427B6A"/>
    <w:rsid w:val="00432322"/>
    <w:rsid w:val="00436305"/>
    <w:rsid w:val="0043693D"/>
    <w:rsid w:val="00436F3C"/>
    <w:rsid w:val="004402AF"/>
    <w:rsid w:val="00440C43"/>
    <w:rsid w:val="00440CA3"/>
    <w:rsid w:val="00441F63"/>
    <w:rsid w:val="00444493"/>
    <w:rsid w:val="0044452B"/>
    <w:rsid w:val="00456240"/>
    <w:rsid w:val="00456915"/>
    <w:rsid w:val="00456CAC"/>
    <w:rsid w:val="00457531"/>
    <w:rsid w:val="0045764C"/>
    <w:rsid w:val="00460387"/>
    <w:rsid w:val="00462197"/>
    <w:rsid w:val="00463358"/>
    <w:rsid w:val="004701D5"/>
    <w:rsid w:val="00470531"/>
    <w:rsid w:val="00472941"/>
    <w:rsid w:val="004756F6"/>
    <w:rsid w:val="00475A9C"/>
    <w:rsid w:val="00480F2F"/>
    <w:rsid w:val="004815AA"/>
    <w:rsid w:val="0048542E"/>
    <w:rsid w:val="00485DBB"/>
    <w:rsid w:val="0048788E"/>
    <w:rsid w:val="004909EC"/>
    <w:rsid w:val="00492930"/>
    <w:rsid w:val="004940B0"/>
    <w:rsid w:val="00496141"/>
    <w:rsid w:val="004A16DA"/>
    <w:rsid w:val="004A4E08"/>
    <w:rsid w:val="004A50F2"/>
    <w:rsid w:val="004A587F"/>
    <w:rsid w:val="004A6EE2"/>
    <w:rsid w:val="004B2764"/>
    <w:rsid w:val="004B303C"/>
    <w:rsid w:val="004B3546"/>
    <w:rsid w:val="004B456E"/>
    <w:rsid w:val="004B508D"/>
    <w:rsid w:val="004C0239"/>
    <w:rsid w:val="004C3237"/>
    <w:rsid w:val="004C3BD1"/>
    <w:rsid w:val="004C52D7"/>
    <w:rsid w:val="004C6DE7"/>
    <w:rsid w:val="004C70CA"/>
    <w:rsid w:val="004C7781"/>
    <w:rsid w:val="004D05F6"/>
    <w:rsid w:val="004D150B"/>
    <w:rsid w:val="004D170E"/>
    <w:rsid w:val="004D3882"/>
    <w:rsid w:val="004D3A1D"/>
    <w:rsid w:val="004D5EB9"/>
    <w:rsid w:val="004D7987"/>
    <w:rsid w:val="004E136B"/>
    <w:rsid w:val="004E144A"/>
    <w:rsid w:val="004E26C0"/>
    <w:rsid w:val="004E36DC"/>
    <w:rsid w:val="004E443E"/>
    <w:rsid w:val="004E4B43"/>
    <w:rsid w:val="004E76C6"/>
    <w:rsid w:val="004F026C"/>
    <w:rsid w:val="004F2837"/>
    <w:rsid w:val="004F283F"/>
    <w:rsid w:val="004F6793"/>
    <w:rsid w:val="004F731C"/>
    <w:rsid w:val="004F7EBB"/>
    <w:rsid w:val="00502950"/>
    <w:rsid w:val="00502B16"/>
    <w:rsid w:val="00504BDE"/>
    <w:rsid w:val="005105E1"/>
    <w:rsid w:val="00512F62"/>
    <w:rsid w:val="00514B00"/>
    <w:rsid w:val="0051590C"/>
    <w:rsid w:val="0051591C"/>
    <w:rsid w:val="00517071"/>
    <w:rsid w:val="00517E88"/>
    <w:rsid w:val="00520430"/>
    <w:rsid w:val="00523FC2"/>
    <w:rsid w:val="0052598E"/>
    <w:rsid w:val="005277CF"/>
    <w:rsid w:val="00530785"/>
    <w:rsid w:val="0053079F"/>
    <w:rsid w:val="0053549C"/>
    <w:rsid w:val="005449DE"/>
    <w:rsid w:val="005452B2"/>
    <w:rsid w:val="00545886"/>
    <w:rsid w:val="005459E0"/>
    <w:rsid w:val="005459E3"/>
    <w:rsid w:val="00545CE4"/>
    <w:rsid w:val="00546CAF"/>
    <w:rsid w:val="00550EB9"/>
    <w:rsid w:val="00552342"/>
    <w:rsid w:val="00553C5E"/>
    <w:rsid w:val="00553F89"/>
    <w:rsid w:val="00554C19"/>
    <w:rsid w:val="00556B9B"/>
    <w:rsid w:val="005572A0"/>
    <w:rsid w:val="00557D6F"/>
    <w:rsid w:val="00560CBA"/>
    <w:rsid w:val="00564A75"/>
    <w:rsid w:val="0056724F"/>
    <w:rsid w:val="005706CE"/>
    <w:rsid w:val="00571F77"/>
    <w:rsid w:val="0057253E"/>
    <w:rsid w:val="00577C7A"/>
    <w:rsid w:val="00577DF5"/>
    <w:rsid w:val="0058281A"/>
    <w:rsid w:val="0058379D"/>
    <w:rsid w:val="00585C10"/>
    <w:rsid w:val="00587426"/>
    <w:rsid w:val="00591E64"/>
    <w:rsid w:val="00591F49"/>
    <w:rsid w:val="00592250"/>
    <w:rsid w:val="0059411F"/>
    <w:rsid w:val="0059448A"/>
    <w:rsid w:val="00594563"/>
    <w:rsid w:val="0059489F"/>
    <w:rsid w:val="0059520D"/>
    <w:rsid w:val="00595F60"/>
    <w:rsid w:val="005970F2"/>
    <w:rsid w:val="005A0210"/>
    <w:rsid w:val="005A1833"/>
    <w:rsid w:val="005A19C5"/>
    <w:rsid w:val="005A47BB"/>
    <w:rsid w:val="005A50A8"/>
    <w:rsid w:val="005A7AF7"/>
    <w:rsid w:val="005B2C2A"/>
    <w:rsid w:val="005B46AC"/>
    <w:rsid w:val="005B4871"/>
    <w:rsid w:val="005B6B6D"/>
    <w:rsid w:val="005B7FAE"/>
    <w:rsid w:val="005C0212"/>
    <w:rsid w:val="005C1EC7"/>
    <w:rsid w:val="005C2CAB"/>
    <w:rsid w:val="005C6C93"/>
    <w:rsid w:val="005C7F5A"/>
    <w:rsid w:val="005D2C8B"/>
    <w:rsid w:val="005D30AA"/>
    <w:rsid w:val="005D3E60"/>
    <w:rsid w:val="005D43E8"/>
    <w:rsid w:val="005D43F4"/>
    <w:rsid w:val="005D6355"/>
    <w:rsid w:val="005D6490"/>
    <w:rsid w:val="005D76EB"/>
    <w:rsid w:val="005D7DA3"/>
    <w:rsid w:val="005E40AF"/>
    <w:rsid w:val="005E485E"/>
    <w:rsid w:val="005E6525"/>
    <w:rsid w:val="005E7A77"/>
    <w:rsid w:val="005F16C7"/>
    <w:rsid w:val="005F3005"/>
    <w:rsid w:val="005F3726"/>
    <w:rsid w:val="005F5DB6"/>
    <w:rsid w:val="005F652D"/>
    <w:rsid w:val="005F6922"/>
    <w:rsid w:val="005F7362"/>
    <w:rsid w:val="005F799F"/>
    <w:rsid w:val="0060103A"/>
    <w:rsid w:val="00603098"/>
    <w:rsid w:val="00603AFC"/>
    <w:rsid w:val="00604304"/>
    <w:rsid w:val="00607F43"/>
    <w:rsid w:val="006128A0"/>
    <w:rsid w:val="00613011"/>
    <w:rsid w:val="00615557"/>
    <w:rsid w:val="006155B4"/>
    <w:rsid w:val="006174EE"/>
    <w:rsid w:val="00621610"/>
    <w:rsid w:val="00623A8E"/>
    <w:rsid w:val="00624905"/>
    <w:rsid w:val="006261C0"/>
    <w:rsid w:val="00627960"/>
    <w:rsid w:val="0063068C"/>
    <w:rsid w:val="00631C0D"/>
    <w:rsid w:val="006325E1"/>
    <w:rsid w:val="00632E2B"/>
    <w:rsid w:val="00633962"/>
    <w:rsid w:val="00634847"/>
    <w:rsid w:val="0063598A"/>
    <w:rsid w:val="00636699"/>
    <w:rsid w:val="006375E0"/>
    <w:rsid w:val="006422FD"/>
    <w:rsid w:val="00643992"/>
    <w:rsid w:val="00643DEF"/>
    <w:rsid w:val="006448DB"/>
    <w:rsid w:val="006455DD"/>
    <w:rsid w:val="00647350"/>
    <w:rsid w:val="00653F12"/>
    <w:rsid w:val="00657F9C"/>
    <w:rsid w:val="006614C4"/>
    <w:rsid w:val="00662D86"/>
    <w:rsid w:val="00663033"/>
    <w:rsid w:val="00663C16"/>
    <w:rsid w:val="00664FA0"/>
    <w:rsid w:val="006660E4"/>
    <w:rsid w:val="00670FCF"/>
    <w:rsid w:val="006721D6"/>
    <w:rsid w:val="0067270E"/>
    <w:rsid w:val="006729A9"/>
    <w:rsid w:val="006742CD"/>
    <w:rsid w:val="006753C6"/>
    <w:rsid w:val="0068072B"/>
    <w:rsid w:val="006807CE"/>
    <w:rsid w:val="00680EF5"/>
    <w:rsid w:val="0068116A"/>
    <w:rsid w:val="006822FB"/>
    <w:rsid w:val="00683E15"/>
    <w:rsid w:val="0068459E"/>
    <w:rsid w:val="00692C36"/>
    <w:rsid w:val="00692C95"/>
    <w:rsid w:val="00695B69"/>
    <w:rsid w:val="00695EC7"/>
    <w:rsid w:val="006970E0"/>
    <w:rsid w:val="006A4630"/>
    <w:rsid w:val="006A5080"/>
    <w:rsid w:val="006A5C5D"/>
    <w:rsid w:val="006A6844"/>
    <w:rsid w:val="006A7FE0"/>
    <w:rsid w:val="006B1B19"/>
    <w:rsid w:val="006B27A6"/>
    <w:rsid w:val="006B32D0"/>
    <w:rsid w:val="006B4354"/>
    <w:rsid w:val="006B5F73"/>
    <w:rsid w:val="006B74D3"/>
    <w:rsid w:val="006C236F"/>
    <w:rsid w:val="006C246D"/>
    <w:rsid w:val="006C3A47"/>
    <w:rsid w:val="006C5E24"/>
    <w:rsid w:val="006C6384"/>
    <w:rsid w:val="006C7F5B"/>
    <w:rsid w:val="006D0575"/>
    <w:rsid w:val="006D18CA"/>
    <w:rsid w:val="006D1C23"/>
    <w:rsid w:val="006D347C"/>
    <w:rsid w:val="006E04D6"/>
    <w:rsid w:val="006E0CC9"/>
    <w:rsid w:val="006E1322"/>
    <w:rsid w:val="006E209A"/>
    <w:rsid w:val="006E2B68"/>
    <w:rsid w:val="006E3314"/>
    <w:rsid w:val="006E42A4"/>
    <w:rsid w:val="006E4968"/>
    <w:rsid w:val="006E5076"/>
    <w:rsid w:val="006E53D0"/>
    <w:rsid w:val="006E579C"/>
    <w:rsid w:val="006E57FC"/>
    <w:rsid w:val="006E604E"/>
    <w:rsid w:val="006F378F"/>
    <w:rsid w:val="006F5E23"/>
    <w:rsid w:val="006F7442"/>
    <w:rsid w:val="006F7973"/>
    <w:rsid w:val="00700743"/>
    <w:rsid w:val="00701907"/>
    <w:rsid w:val="00705A67"/>
    <w:rsid w:val="00705CE7"/>
    <w:rsid w:val="0070608E"/>
    <w:rsid w:val="007105B3"/>
    <w:rsid w:val="007106F6"/>
    <w:rsid w:val="00710EBA"/>
    <w:rsid w:val="007118FD"/>
    <w:rsid w:val="00713303"/>
    <w:rsid w:val="007164CF"/>
    <w:rsid w:val="00716CAB"/>
    <w:rsid w:val="00716DEF"/>
    <w:rsid w:val="00717A2B"/>
    <w:rsid w:val="007208E5"/>
    <w:rsid w:val="00722800"/>
    <w:rsid w:val="00724402"/>
    <w:rsid w:val="0073023F"/>
    <w:rsid w:val="007319BD"/>
    <w:rsid w:val="00740637"/>
    <w:rsid w:val="00741768"/>
    <w:rsid w:val="00742F2C"/>
    <w:rsid w:val="00743610"/>
    <w:rsid w:val="00743BAB"/>
    <w:rsid w:val="007451B1"/>
    <w:rsid w:val="007459C8"/>
    <w:rsid w:val="007460C3"/>
    <w:rsid w:val="007460C4"/>
    <w:rsid w:val="0074626C"/>
    <w:rsid w:val="007518FF"/>
    <w:rsid w:val="00751B11"/>
    <w:rsid w:val="007522F9"/>
    <w:rsid w:val="007527B5"/>
    <w:rsid w:val="00753CC0"/>
    <w:rsid w:val="007545ED"/>
    <w:rsid w:val="00754B81"/>
    <w:rsid w:val="00754FF2"/>
    <w:rsid w:val="007579B0"/>
    <w:rsid w:val="00760E7F"/>
    <w:rsid w:val="00764687"/>
    <w:rsid w:val="007646DA"/>
    <w:rsid w:val="007656E9"/>
    <w:rsid w:val="0077138A"/>
    <w:rsid w:val="00771D6E"/>
    <w:rsid w:val="00773B2E"/>
    <w:rsid w:val="00773E12"/>
    <w:rsid w:val="007746E8"/>
    <w:rsid w:val="00777CC4"/>
    <w:rsid w:val="00780B0C"/>
    <w:rsid w:val="00784C63"/>
    <w:rsid w:val="00786861"/>
    <w:rsid w:val="00786ECF"/>
    <w:rsid w:val="007906A8"/>
    <w:rsid w:val="007907A1"/>
    <w:rsid w:val="00793E69"/>
    <w:rsid w:val="00794408"/>
    <w:rsid w:val="00794976"/>
    <w:rsid w:val="0079518F"/>
    <w:rsid w:val="007968A0"/>
    <w:rsid w:val="00797592"/>
    <w:rsid w:val="00797FAF"/>
    <w:rsid w:val="007A00FE"/>
    <w:rsid w:val="007A105B"/>
    <w:rsid w:val="007A14AF"/>
    <w:rsid w:val="007A1741"/>
    <w:rsid w:val="007A3463"/>
    <w:rsid w:val="007B3A4A"/>
    <w:rsid w:val="007B4CE7"/>
    <w:rsid w:val="007B4F04"/>
    <w:rsid w:val="007B654F"/>
    <w:rsid w:val="007C2C9A"/>
    <w:rsid w:val="007C4B3B"/>
    <w:rsid w:val="007C6B31"/>
    <w:rsid w:val="007C7A0F"/>
    <w:rsid w:val="007D2BE3"/>
    <w:rsid w:val="007D2D32"/>
    <w:rsid w:val="007D2DED"/>
    <w:rsid w:val="007D2E5A"/>
    <w:rsid w:val="007D7497"/>
    <w:rsid w:val="007E2BDB"/>
    <w:rsid w:val="007E39F2"/>
    <w:rsid w:val="007E7E66"/>
    <w:rsid w:val="007F0433"/>
    <w:rsid w:val="007F173E"/>
    <w:rsid w:val="007F3F1F"/>
    <w:rsid w:val="007F44DB"/>
    <w:rsid w:val="007F533C"/>
    <w:rsid w:val="007F6A93"/>
    <w:rsid w:val="007F6E2A"/>
    <w:rsid w:val="008009EE"/>
    <w:rsid w:val="008108AA"/>
    <w:rsid w:val="00812D1E"/>
    <w:rsid w:val="00814BE5"/>
    <w:rsid w:val="00816E90"/>
    <w:rsid w:val="0081776C"/>
    <w:rsid w:val="0082015D"/>
    <w:rsid w:val="008226E9"/>
    <w:rsid w:val="00826BB4"/>
    <w:rsid w:val="00830099"/>
    <w:rsid w:val="00831453"/>
    <w:rsid w:val="00831E59"/>
    <w:rsid w:val="00834091"/>
    <w:rsid w:val="00835976"/>
    <w:rsid w:val="00835D2D"/>
    <w:rsid w:val="008378E1"/>
    <w:rsid w:val="00837E0C"/>
    <w:rsid w:val="00837E1F"/>
    <w:rsid w:val="00840A17"/>
    <w:rsid w:val="00840EB5"/>
    <w:rsid w:val="008449AF"/>
    <w:rsid w:val="00844BF8"/>
    <w:rsid w:val="00846355"/>
    <w:rsid w:val="00846491"/>
    <w:rsid w:val="0084699C"/>
    <w:rsid w:val="0085319C"/>
    <w:rsid w:val="00855931"/>
    <w:rsid w:val="00856D65"/>
    <w:rsid w:val="008576B5"/>
    <w:rsid w:val="00857825"/>
    <w:rsid w:val="00860850"/>
    <w:rsid w:val="00862A6B"/>
    <w:rsid w:val="00864106"/>
    <w:rsid w:val="00866131"/>
    <w:rsid w:val="00866DE6"/>
    <w:rsid w:val="008713AC"/>
    <w:rsid w:val="008725E7"/>
    <w:rsid w:val="00874F33"/>
    <w:rsid w:val="0087515B"/>
    <w:rsid w:val="008757E3"/>
    <w:rsid w:val="00880600"/>
    <w:rsid w:val="0088166C"/>
    <w:rsid w:val="008818BB"/>
    <w:rsid w:val="008835B8"/>
    <w:rsid w:val="008838A3"/>
    <w:rsid w:val="008843FB"/>
    <w:rsid w:val="0088498E"/>
    <w:rsid w:val="00885DEF"/>
    <w:rsid w:val="00886C6A"/>
    <w:rsid w:val="00893921"/>
    <w:rsid w:val="008950C2"/>
    <w:rsid w:val="008A2935"/>
    <w:rsid w:val="008A4055"/>
    <w:rsid w:val="008A5889"/>
    <w:rsid w:val="008A6355"/>
    <w:rsid w:val="008A6619"/>
    <w:rsid w:val="008B046F"/>
    <w:rsid w:val="008B61AB"/>
    <w:rsid w:val="008B7749"/>
    <w:rsid w:val="008C02E8"/>
    <w:rsid w:val="008C0C12"/>
    <w:rsid w:val="008C18EE"/>
    <w:rsid w:val="008C1B96"/>
    <w:rsid w:val="008D02E5"/>
    <w:rsid w:val="008D0FD4"/>
    <w:rsid w:val="008D1C19"/>
    <w:rsid w:val="008D7E3C"/>
    <w:rsid w:val="008E162D"/>
    <w:rsid w:val="008E23F0"/>
    <w:rsid w:val="008E3196"/>
    <w:rsid w:val="008E3520"/>
    <w:rsid w:val="008E47F1"/>
    <w:rsid w:val="008E519E"/>
    <w:rsid w:val="008E5B45"/>
    <w:rsid w:val="008E5D6D"/>
    <w:rsid w:val="008E6C63"/>
    <w:rsid w:val="008F2044"/>
    <w:rsid w:val="008F3A3B"/>
    <w:rsid w:val="008F486A"/>
    <w:rsid w:val="008F695B"/>
    <w:rsid w:val="008F7065"/>
    <w:rsid w:val="008F7465"/>
    <w:rsid w:val="008F7BB3"/>
    <w:rsid w:val="00902E8C"/>
    <w:rsid w:val="00903D4F"/>
    <w:rsid w:val="00903DA5"/>
    <w:rsid w:val="00905177"/>
    <w:rsid w:val="009065D2"/>
    <w:rsid w:val="00907EEC"/>
    <w:rsid w:val="00912B47"/>
    <w:rsid w:val="009141E8"/>
    <w:rsid w:val="00916F94"/>
    <w:rsid w:val="00920CB6"/>
    <w:rsid w:val="00921073"/>
    <w:rsid w:val="00923F70"/>
    <w:rsid w:val="00923F87"/>
    <w:rsid w:val="00924F1D"/>
    <w:rsid w:val="009261A9"/>
    <w:rsid w:val="00931676"/>
    <w:rsid w:val="009360C9"/>
    <w:rsid w:val="009368E9"/>
    <w:rsid w:val="00940636"/>
    <w:rsid w:val="00940828"/>
    <w:rsid w:val="00946907"/>
    <w:rsid w:val="00950FAF"/>
    <w:rsid w:val="009536EF"/>
    <w:rsid w:val="00961ED9"/>
    <w:rsid w:val="00961F00"/>
    <w:rsid w:val="00965054"/>
    <w:rsid w:val="00966ABB"/>
    <w:rsid w:val="00967097"/>
    <w:rsid w:val="00971A1A"/>
    <w:rsid w:val="00971DD2"/>
    <w:rsid w:val="009738D8"/>
    <w:rsid w:val="00973B55"/>
    <w:rsid w:val="00975DA6"/>
    <w:rsid w:val="00977326"/>
    <w:rsid w:val="009814DC"/>
    <w:rsid w:val="0098278A"/>
    <w:rsid w:val="0098499D"/>
    <w:rsid w:val="0099136C"/>
    <w:rsid w:val="0099193B"/>
    <w:rsid w:val="00992113"/>
    <w:rsid w:val="0099232E"/>
    <w:rsid w:val="0099285A"/>
    <w:rsid w:val="00994C85"/>
    <w:rsid w:val="00997344"/>
    <w:rsid w:val="009A2C42"/>
    <w:rsid w:val="009A3D0A"/>
    <w:rsid w:val="009A4425"/>
    <w:rsid w:val="009A48A2"/>
    <w:rsid w:val="009A50D9"/>
    <w:rsid w:val="009A6223"/>
    <w:rsid w:val="009A7274"/>
    <w:rsid w:val="009B01D4"/>
    <w:rsid w:val="009B231C"/>
    <w:rsid w:val="009B29C2"/>
    <w:rsid w:val="009B2F6D"/>
    <w:rsid w:val="009B3FFD"/>
    <w:rsid w:val="009C04E0"/>
    <w:rsid w:val="009C1222"/>
    <w:rsid w:val="009C1D8F"/>
    <w:rsid w:val="009C5FF6"/>
    <w:rsid w:val="009C6500"/>
    <w:rsid w:val="009D0CD1"/>
    <w:rsid w:val="009D0D05"/>
    <w:rsid w:val="009D0EA3"/>
    <w:rsid w:val="009D2F87"/>
    <w:rsid w:val="009D69CB"/>
    <w:rsid w:val="009E188E"/>
    <w:rsid w:val="009E34F1"/>
    <w:rsid w:val="009E377A"/>
    <w:rsid w:val="009E3BE7"/>
    <w:rsid w:val="009E4ADA"/>
    <w:rsid w:val="009E4EBD"/>
    <w:rsid w:val="009E7682"/>
    <w:rsid w:val="009F19EE"/>
    <w:rsid w:val="009F2F1F"/>
    <w:rsid w:val="009F300F"/>
    <w:rsid w:val="009F550D"/>
    <w:rsid w:val="009F6834"/>
    <w:rsid w:val="009F7FB4"/>
    <w:rsid w:val="00A00124"/>
    <w:rsid w:val="00A016F4"/>
    <w:rsid w:val="00A03C56"/>
    <w:rsid w:val="00A0483B"/>
    <w:rsid w:val="00A065FD"/>
    <w:rsid w:val="00A06DD3"/>
    <w:rsid w:val="00A112F1"/>
    <w:rsid w:val="00A1398B"/>
    <w:rsid w:val="00A14A98"/>
    <w:rsid w:val="00A15071"/>
    <w:rsid w:val="00A17297"/>
    <w:rsid w:val="00A17B61"/>
    <w:rsid w:val="00A218E1"/>
    <w:rsid w:val="00A220A2"/>
    <w:rsid w:val="00A23307"/>
    <w:rsid w:val="00A25129"/>
    <w:rsid w:val="00A30F88"/>
    <w:rsid w:val="00A31146"/>
    <w:rsid w:val="00A33E29"/>
    <w:rsid w:val="00A361AC"/>
    <w:rsid w:val="00A40069"/>
    <w:rsid w:val="00A41311"/>
    <w:rsid w:val="00A50763"/>
    <w:rsid w:val="00A50A62"/>
    <w:rsid w:val="00A50D26"/>
    <w:rsid w:val="00A51E00"/>
    <w:rsid w:val="00A54EAD"/>
    <w:rsid w:val="00A57CB0"/>
    <w:rsid w:val="00A607AE"/>
    <w:rsid w:val="00A62362"/>
    <w:rsid w:val="00A63CCA"/>
    <w:rsid w:val="00A6441C"/>
    <w:rsid w:val="00A65457"/>
    <w:rsid w:val="00A66F37"/>
    <w:rsid w:val="00A70620"/>
    <w:rsid w:val="00A713F9"/>
    <w:rsid w:val="00A71748"/>
    <w:rsid w:val="00A71D6F"/>
    <w:rsid w:val="00A723AA"/>
    <w:rsid w:val="00A73537"/>
    <w:rsid w:val="00A737E4"/>
    <w:rsid w:val="00A76729"/>
    <w:rsid w:val="00A8034D"/>
    <w:rsid w:val="00A848B8"/>
    <w:rsid w:val="00A85BA5"/>
    <w:rsid w:val="00A86AB6"/>
    <w:rsid w:val="00A8768E"/>
    <w:rsid w:val="00A90C66"/>
    <w:rsid w:val="00A9220F"/>
    <w:rsid w:val="00A92C19"/>
    <w:rsid w:val="00A93D75"/>
    <w:rsid w:val="00A94EBB"/>
    <w:rsid w:val="00A96BB7"/>
    <w:rsid w:val="00A96BB9"/>
    <w:rsid w:val="00A96BFE"/>
    <w:rsid w:val="00A97451"/>
    <w:rsid w:val="00A97489"/>
    <w:rsid w:val="00AA0529"/>
    <w:rsid w:val="00AA34BF"/>
    <w:rsid w:val="00AA377B"/>
    <w:rsid w:val="00AA4792"/>
    <w:rsid w:val="00AA7170"/>
    <w:rsid w:val="00AA7F77"/>
    <w:rsid w:val="00AB0F2A"/>
    <w:rsid w:val="00AB3AE6"/>
    <w:rsid w:val="00AB42C3"/>
    <w:rsid w:val="00AB4842"/>
    <w:rsid w:val="00AB503E"/>
    <w:rsid w:val="00AB51DB"/>
    <w:rsid w:val="00AB55DB"/>
    <w:rsid w:val="00AB5C9E"/>
    <w:rsid w:val="00AB6810"/>
    <w:rsid w:val="00AC09B3"/>
    <w:rsid w:val="00AC1FC5"/>
    <w:rsid w:val="00AC5C30"/>
    <w:rsid w:val="00AC5D3D"/>
    <w:rsid w:val="00AC5F18"/>
    <w:rsid w:val="00AD1B40"/>
    <w:rsid w:val="00AD22B3"/>
    <w:rsid w:val="00AD2D31"/>
    <w:rsid w:val="00AD5318"/>
    <w:rsid w:val="00AE1751"/>
    <w:rsid w:val="00AE4B72"/>
    <w:rsid w:val="00AE76BC"/>
    <w:rsid w:val="00AF02AF"/>
    <w:rsid w:val="00AF1C02"/>
    <w:rsid w:val="00AF3073"/>
    <w:rsid w:val="00AF4045"/>
    <w:rsid w:val="00AF6703"/>
    <w:rsid w:val="00AF7091"/>
    <w:rsid w:val="00B0311B"/>
    <w:rsid w:val="00B031AE"/>
    <w:rsid w:val="00B03D28"/>
    <w:rsid w:val="00B0772F"/>
    <w:rsid w:val="00B10573"/>
    <w:rsid w:val="00B108F1"/>
    <w:rsid w:val="00B12B66"/>
    <w:rsid w:val="00B15304"/>
    <w:rsid w:val="00B15608"/>
    <w:rsid w:val="00B15A31"/>
    <w:rsid w:val="00B16C7A"/>
    <w:rsid w:val="00B21A52"/>
    <w:rsid w:val="00B238D4"/>
    <w:rsid w:val="00B24743"/>
    <w:rsid w:val="00B24C00"/>
    <w:rsid w:val="00B251D9"/>
    <w:rsid w:val="00B26261"/>
    <w:rsid w:val="00B27CC1"/>
    <w:rsid w:val="00B3376C"/>
    <w:rsid w:val="00B35540"/>
    <w:rsid w:val="00B361CE"/>
    <w:rsid w:val="00B42AF6"/>
    <w:rsid w:val="00B436BC"/>
    <w:rsid w:val="00B44E3A"/>
    <w:rsid w:val="00B4635D"/>
    <w:rsid w:val="00B468DF"/>
    <w:rsid w:val="00B468E9"/>
    <w:rsid w:val="00B47BCE"/>
    <w:rsid w:val="00B50A8D"/>
    <w:rsid w:val="00B50F1D"/>
    <w:rsid w:val="00B51BFE"/>
    <w:rsid w:val="00B55DB4"/>
    <w:rsid w:val="00B562EA"/>
    <w:rsid w:val="00B613BC"/>
    <w:rsid w:val="00B62D00"/>
    <w:rsid w:val="00B62E11"/>
    <w:rsid w:val="00B643E1"/>
    <w:rsid w:val="00B65302"/>
    <w:rsid w:val="00B66614"/>
    <w:rsid w:val="00B67B18"/>
    <w:rsid w:val="00B7055D"/>
    <w:rsid w:val="00B738EA"/>
    <w:rsid w:val="00B74F7B"/>
    <w:rsid w:val="00B7675F"/>
    <w:rsid w:val="00B84419"/>
    <w:rsid w:val="00BA0FF5"/>
    <w:rsid w:val="00BA1ABF"/>
    <w:rsid w:val="00BA3C12"/>
    <w:rsid w:val="00BA4DB5"/>
    <w:rsid w:val="00BA5F08"/>
    <w:rsid w:val="00BA7681"/>
    <w:rsid w:val="00BB0912"/>
    <w:rsid w:val="00BB13C3"/>
    <w:rsid w:val="00BB1850"/>
    <w:rsid w:val="00BB281C"/>
    <w:rsid w:val="00BB33CD"/>
    <w:rsid w:val="00BB6B7A"/>
    <w:rsid w:val="00BB7837"/>
    <w:rsid w:val="00BC2956"/>
    <w:rsid w:val="00BC3AE5"/>
    <w:rsid w:val="00BC4B00"/>
    <w:rsid w:val="00BC5A2B"/>
    <w:rsid w:val="00BC5BDC"/>
    <w:rsid w:val="00BC6A8F"/>
    <w:rsid w:val="00BC6E78"/>
    <w:rsid w:val="00BD04F7"/>
    <w:rsid w:val="00BD0F52"/>
    <w:rsid w:val="00BD161E"/>
    <w:rsid w:val="00BD434D"/>
    <w:rsid w:val="00BD5EBC"/>
    <w:rsid w:val="00BD6DB8"/>
    <w:rsid w:val="00BE74A8"/>
    <w:rsid w:val="00BE7FE5"/>
    <w:rsid w:val="00BF2C22"/>
    <w:rsid w:val="00BF3EBA"/>
    <w:rsid w:val="00BF459E"/>
    <w:rsid w:val="00BF45D7"/>
    <w:rsid w:val="00BF6B91"/>
    <w:rsid w:val="00BF7849"/>
    <w:rsid w:val="00C006DF"/>
    <w:rsid w:val="00C00BA9"/>
    <w:rsid w:val="00C01433"/>
    <w:rsid w:val="00C0205A"/>
    <w:rsid w:val="00C037FC"/>
    <w:rsid w:val="00C03CD1"/>
    <w:rsid w:val="00C040B9"/>
    <w:rsid w:val="00C04FD3"/>
    <w:rsid w:val="00C05080"/>
    <w:rsid w:val="00C059FA"/>
    <w:rsid w:val="00C070FC"/>
    <w:rsid w:val="00C10907"/>
    <w:rsid w:val="00C15678"/>
    <w:rsid w:val="00C156F7"/>
    <w:rsid w:val="00C158F5"/>
    <w:rsid w:val="00C170F9"/>
    <w:rsid w:val="00C17D1D"/>
    <w:rsid w:val="00C2027C"/>
    <w:rsid w:val="00C20A7E"/>
    <w:rsid w:val="00C21A2E"/>
    <w:rsid w:val="00C22402"/>
    <w:rsid w:val="00C2322C"/>
    <w:rsid w:val="00C27CBA"/>
    <w:rsid w:val="00C333F4"/>
    <w:rsid w:val="00C424DC"/>
    <w:rsid w:val="00C44FB7"/>
    <w:rsid w:val="00C4547B"/>
    <w:rsid w:val="00C460EE"/>
    <w:rsid w:val="00C46B27"/>
    <w:rsid w:val="00C46E81"/>
    <w:rsid w:val="00C47355"/>
    <w:rsid w:val="00C51A9A"/>
    <w:rsid w:val="00C522F8"/>
    <w:rsid w:val="00C546B0"/>
    <w:rsid w:val="00C554F9"/>
    <w:rsid w:val="00C56484"/>
    <w:rsid w:val="00C5784A"/>
    <w:rsid w:val="00C57ADA"/>
    <w:rsid w:val="00C61E90"/>
    <w:rsid w:val="00C62814"/>
    <w:rsid w:val="00C65B5D"/>
    <w:rsid w:val="00C66B8C"/>
    <w:rsid w:val="00C67634"/>
    <w:rsid w:val="00C70C26"/>
    <w:rsid w:val="00C7177A"/>
    <w:rsid w:val="00C725FC"/>
    <w:rsid w:val="00C75FAB"/>
    <w:rsid w:val="00C761A7"/>
    <w:rsid w:val="00C76548"/>
    <w:rsid w:val="00C80B3E"/>
    <w:rsid w:val="00C81BD8"/>
    <w:rsid w:val="00C827DE"/>
    <w:rsid w:val="00C839FA"/>
    <w:rsid w:val="00C865E8"/>
    <w:rsid w:val="00C90AE7"/>
    <w:rsid w:val="00C91D27"/>
    <w:rsid w:val="00C9224D"/>
    <w:rsid w:val="00C9360D"/>
    <w:rsid w:val="00C946B9"/>
    <w:rsid w:val="00C95C60"/>
    <w:rsid w:val="00C966C1"/>
    <w:rsid w:val="00CA2882"/>
    <w:rsid w:val="00CA345A"/>
    <w:rsid w:val="00CA60C7"/>
    <w:rsid w:val="00CA63E9"/>
    <w:rsid w:val="00CA671B"/>
    <w:rsid w:val="00CA678E"/>
    <w:rsid w:val="00CB0FBF"/>
    <w:rsid w:val="00CB19C2"/>
    <w:rsid w:val="00CB2371"/>
    <w:rsid w:val="00CB261F"/>
    <w:rsid w:val="00CB35E2"/>
    <w:rsid w:val="00CB3E86"/>
    <w:rsid w:val="00CB6308"/>
    <w:rsid w:val="00CC037C"/>
    <w:rsid w:val="00CC055F"/>
    <w:rsid w:val="00CC4CAF"/>
    <w:rsid w:val="00CC4F84"/>
    <w:rsid w:val="00CD1278"/>
    <w:rsid w:val="00CD2A91"/>
    <w:rsid w:val="00CD7F85"/>
    <w:rsid w:val="00CE0E63"/>
    <w:rsid w:val="00CE10B6"/>
    <w:rsid w:val="00CE1A13"/>
    <w:rsid w:val="00CE2727"/>
    <w:rsid w:val="00CE399F"/>
    <w:rsid w:val="00CE5980"/>
    <w:rsid w:val="00CE5A3B"/>
    <w:rsid w:val="00CF038B"/>
    <w:rsid w:val="00CF05E6"/>
    <w:rsid w:val="00CF1EEC"/>
    <w:rsid w:val="00CF1FD6"/>
    <w:rsid w:val="00CF5AC1"/>
    <w:rsid w:val="00CF5C82"/>
    <w:rsid w:val="00CF7279"/>
    <w:rsid w:val="00D012F6"/>
    <w:rsid w:val="00D026A6"/>
    <w:rsid w:val="00D055AD"/>
    <w:rsid w:val="00D0596D"/>
    <w:rsid w:val="00D10629"/>
    <w:rsid w:val="00D11777"/>
    <w:rsid w:val="00D13B19"/>
    <w:rsid w:val="00D13E6D"/>
    <w:rsid w:val="00D15768"/>
    <w:rsid w:val="00D167D7"/>
    <w:rsid w:val="00D22750"/>
    <w:rsid w:val="00D24292"/>
    <w:rsid w:val="00D32DB2"/>
    <w:rsid w:val="00D33D52"/>
    <w:rsid w:val="00D346CA"/>
    <w:rsid w:val="00D35E01"/>
    <w:rsid w:val="00D36D99"/>
    <w:rsid w:val="00D37DF1"/>
    <w:rsid w:val="00D40BFA"/>
    <w:rsid w:val="00D41CE7"/>
    <w:rsid w:val="00D41FBB"/>
    <w:rsid w:val="00D4208A"/>
    <w:rsid w:val="00D45A11"/>
    <w:rsid w:val="00D45CA4"/>
    <w:rsid w:val="00D45D64"/>
    <w:rsid w:val="00D4614E"/>
    <w:rsid w:val="00D46991"/>
    <w:rsid w:val="00D46A85"/>
    <w:rsid w:val="00D50803"/>
    <w:rsid w:val="00D50B2E"/>
    <w:rsid w:val="00D52E4A"/>
    <w:rsid w:val="00D54913"/>
    <w:rsid w:val="00D568FC"/>
    <w:rsid w:val="00D625E5"/>
    <w:rsid w:val="00D63258"/>
    <w:rsid w:val="00D65879"/>
    <w:rsid w:val="00D660FA"/>
    <w:rsid w:val="00D71C46"/>
    <w:rsid w:val="00D73C79"/>
    <w:rsid w:val="00D81C32"/>
    <w:rsid w:val="00D82961"/>
    <w:rsid w:val="00D82D14"/>
    <w:rsid w:val="00D84202"/>
    <w:rsid w:val="00D84C9F"/>
    <w:rsid w:val="00D85F34"/>
    <w:rsid w:val="00D87471"/>
    <w:rsid w:val="00D90564"/>
    <w:rsid w:val="00D90DB3"/>
    <w:rsid w:val="00D90F22"/>
    <w:rsid w:val="00D91442"/>
    <w:rsid w:val="00D91638"/>
    <w:rsid w:val="00D91C40"/>
    <w:rsid w:val="00D927A3"/>
    <w:rsid w:val="00D94B33"/>
    <w:rsid w:val="00D94D67"/>
    <w:rsid w:val="00D96E02"/>
    <w:rsid w:val="00D97750"/>
    <w:rsid w:val="00DA0787"/>
    <w:rsid w:val="00DA1C3E"/>
    <w:rsid w:val="00DA20C5"/>
    <w:rsid w:val="00DA3296"/>
    <w:rsid w:val="00DA4BF8"/>
    <w:rsid w:val="00DA700E"/>
    <w:rsid w:val="00DA74DA"/>
    <w:rsid w:val="00DB3591"/>
    <w:rsid w:val="00DB3BD5"/>
    <w:rsid w:val="00DB531D"/>
    <w:rsid w:val="00DB58A9"/>
    <w:rsid w:val="00DB5FD0"/>
    <w:rsid w:val="00DC14E8"/>
    <w:rsid w:val="00DC2E8D"/>
    <w:rsid w:val="00DC5D6D"/>
    <w:rsid w:val="00DC6952"/>
    <w:rsid w:val="00DC77AC"/>
    <w:rsid w:val="00DD0901"/>
    <w:rsid w:val="00DD3186"/>
    <w:rsid w:val="00DD52AA"/>
    <w:rsid w:val="00DD571B"/>
    <w:rsid w:val="00DD5772"/>
    <w:rsid w:val="00DD5774"/>
    <w:rsid w:val="00DD76AF"/>
    <w:rsid w:val="00DE0802"/>
    <w:rsid w:val="00DE1109"/>
    <w:rsid w:val="00DE1F96"/>
    <w:rsid w:val="00DE3C48"/>
    <w:rsid w:val="00DE5B59"/>
    <w:rsid w:val="00DF05BC"/>
    <w:rsid w:val="00DF1C3B"/>
    <w:rsid w:val="00DF2041"/>
    <w:rsid w:val="00DF3927"/>
    <w:rsid w:val="00DF4B0F"/>
    <w:rsid w:val="00DF5181"/>
    <w:rsid w:val="00DF6B04"/>
    <w:rsid w:val="00E01182"/>
    <w:rsid w:val="00E0202E"/>
    <w:rsid w:val="00E02B1F"/>
    <w:rsid w:val="00E02D80"/>
    <w:rsid w:val="00E035A2"/>
    <w:rsid w:val="00E0448F"/>
    <w:rsid w:val="00E05B7E"/>
    <w:rsid w:val="00E0695D"/>
    <w:rsid w:val="00E07890"/>
    <w:rsid w:val="00E122E2"/>
    <w:rsid w:val="00E13A70"/>
    <w:rsid w:val="00E13C42"/>
    <w:rsid w:val="00E14861"/>
    <w:rsid w:val="00E14FF9"/>
    <w:rsid w:val="00E1629C"/>
    <w:rsid w:val="00E171B0"/>
    <w:rsid w:val="00E17F0B"/>
    <w:rsid w:val="00E259FA"/>
    <w:rsid w:val="00E26670"/>
    <w:rsid w:val="00E27992"/>
    <w:rsid w:val="00E32CB1"/>
    <w:rsid w:val="00E32EBD"/>
    <w:rsid w:val="00E3305C"/>
    <w:rsid w:val="00E33E78"/>
    <w:rsid w:val="00E40070"/>
    <w:rsid w:val="00E41120"/>
    <w:rsid w:val="00E41486"/>
    <w:rsid w:val="00E438BD"/>
    <w:rsid w:val="00E43A27"/>
    <w:rsid w:val="00E44972"/>
    <w:rsid w:val="00E44BDF"/>
    <w:rsid w:val="00E450F5"/>
    <w:rsid w:val="00E4560C"/>
    <w:rsid w:val="00E45E13"/>
    <w:rsid w:val="00E55EC6"/>
    <w:rsid w:val="00E57964"/>
    <w:rsid w:val="00E57DE9"/>
    <w:rsid w:val="00E6080C"/>
    <w:rsid w:val="00E624EB"/>
    <w:rsid w:val="00E63AC3"/>
    <w:rsid w:val="00E63B8F"/>
    <w:rsid w:val="00E6669A"/>
    <w:rsid w:val="00E67C31"/>
    <w:rsid w:val="00E70C8C"/>
    <w:rsid w:val="00E70E63"/>
    <w:rsid w:val="00E73CBD"/>
    <w:rsid w:val="00E75616"/>
    <w:rsid w:val="00E76BD5"/>
    <w:rsid w:val="00E76FA5"/>
    <w:rsid w:val="00E77514"/>
    <w:rsid w:val="00E80FCC"/>
    <w:rsid w:val="00E81180"/>
    <w:rsid w:val="00E8227E"/>
    <w:rsid w:val="00E82508"/>
    <w:rsid w:val="00E851E2"/>
    <w:rsid w:val="00E86557"/>
    <w:rsid w:val="00E91D6D"/>
    <w:rsid w:val="00E9247C"/>
    <w:rsid w:val="00E96730"/>
    <w:rsid w:val="00E96DB5"/>
    <w:rsid w:val="00E977B7"/>
    <w:rsid w:val="00EA0B15"/>
    <w:rsid w:val="00EA1838"/>
    <w:rsid w:val="00EA2B27"/>
    <w:rsid w:val="00EA2DD2"/>
    <w:rsid w:val="00EA4873"/>
    <w:rsid w:val="00EA4D29"/>
    <w:rsid w:val="00EA68A5"/>
    <w:rsid w:val="00EA7DA6"/>
    <w:rsid w:val="00EB25E7"/>
    <w:rsid w:val="00EB26E8"/>
    <w:rsid w:val="00EB393A"/>
    <w:rsid w:val="00EB5073"/>
    <w:rsid w:val="00EB5CE4"/>
    <w:rsid w:val="00EB6F03"/>
    <w:rsid w:val="00EC0ACA"/>
    <w:rsid w:val="00EC0B18"/>
    <w:rsid w:val="00EC11E0"/>
    <w:rsid w:val="00EC2017"/>
    <w:rsid w:val="00EC224B"/>
    <w:rsid w:val="00EC50D6"/>
    <w:rsid w:val="00EC62B6"/>
    <w:rsid w:val="00EC6314"/>
    <w:rsid w:val="00ED035B"/>
    <w:rsid w:val="00ED0FD8"/>
    <w:rsid w:val="00ED3303"/>
    <w:rsid w:val="00ED491A"/>
    <w:rsid w:val="00ED5297"/>
    <w:rsid w:val="00ED540E"/>
    <w:rsid w:val="00ED5B6F"/>
    <w:rsid w:val="00ED6527"/>
    <w:rsid w:val="00EE00F2"/>
    <w:rsid w:val="00EE3352"/>
    <w:rsid w:val="00EE3759"/>
    <w:rsid w:val="00EE3C90"/>
    <w:rsid w:val="00EE434A"/>
    <w:rsid w:val="00EE5C2C"/>
    <w:rsid w:val="00EE7C24"/>
    <w:rsid w:val="00EF27EB"/>
    <w:rsid w:val="00EF492A"/>
    <w:rsid w:val="00EF4ADC"/>
    <w:rsid w:val="00EF6099"/>
    <w:rsid w:val="00EF7242"/>
    <w:rsid w:val="00F00E70"/>
    <w:rsid w:val="00F01D42"/>
    <w:rsid w:val="00F02387"/>
    <w:rsid w:val="00F04636"/>
    <w:rsid w:val="00F1400F"/>
    <w:rsid w:val="00F146C8"/>
    <w:rsid w:val="00F14901"/>
    <w:rsid w:val="00F15907"/>
    <w:rsid w:val="00F16B04"/>
    <w:rsid w:val="00F17133"/>
    <w:rsid w:val="00F207CD"/>
    <w:rsid w:val="00F20B54"/>
    <w:rsid w:val="00F21678"/>
    <w:rsid w:val="00F22355"/>
    <w:rsid w:val="00F23CC8"/>
    <w:rsid w:val="00F24A1F"/>
    <w:rsid w:val="00F2608B"/>
    <w:rsid w:val="00F26C26"/>
    <w:rsid w:val="00F31FCA"/>
    <w:rsid w:val="00F33443"/>
    <w:rsid w:val="00F335F1"/>
    <w:rsid w:val="00F339DF"/>
    <w:rsid w:val="00F35A4C"/>
    <w:rsid w:val="00F417C9"/>
    <w:rsid w:val="00F4452F"/>
    <w:rsid w:val="00F44DF3"/>
    <w:rsid w:val="00F457FC"/>
    <w:rsid w:val="00F50251"/>
    <w:rsid w:val="00F517B0"/>
    <w:rsid w:val="00F553EA"/>
    <w:rsid w:val="00F56044"/>
    <w:rsid w:val="00F70C33"/>
    <w:rsid w:val="00F71641"/>
    <w:rsid w:val="00F730FB"/>
    <w:rsid w:val="00F75CC5"/>
    <w:rsid w:val="00F81252"/>
    <w:rsid w:val="00F827F8"/>
    <w:rsid w:val="00F835FB"/>
    <w:rsid w:val="00F87384"/>
    <w:rsid w:val="00F879C3"/>
    <w:rsid w:val="00F9102F"/>
    <w:rsid w:val="00F913AC"/>
    <w:rsid w:val="00F926EC"/>
    <w:rsid w:val="00F93995"/>
    <w:rsid w:val="00F940A6"/>
    <w:rsid w:val="00F973AB"/>
    <w:rsid w:val="00FA03CF"/>
    <w:rsid w:val="00FA4B76"/>
    <w:rsid w:val="00FA4D85"/>
    <w:rsid w:val="00FA6076"/>
    <w:rsid w:val="00FA64A7"/>
    <w:rsid w:val="00FA6781"/>
    <w:rsid w:val="00FB150A"/>
    <w:rsid w:val="00FB24D2"/>
    <w:rsid w:val="00FB279C"/>
    <w:rsid w:val="00FB2D1D"/>
    <w:rsid w:val="00FB4C55"/>
    <w:rsid w:val="00FB53F4"/>
    <w:rsid w:val="00FB615B"/>
    <w:rsid w:val="00FB6AEA"/>
    <w:rsid w:val="00FB7A56"/>
    <w:rsid w:val="00FC40E2"/>
    <w:rsid w:val="00FD140D"/>
    <w:rsid w:val="00FD2A14"/>
    <w:rsid w:val="00FD2CA3"/>
    <w:rsid w:val="00FD58BF"/>
    <w:rsid w:val="00FE0315"/>
    <w:rsid w:val="00FE1EFC"/>
    <w:rsid w:val="00FE2D3A"/>
    <w:rsid w:val="00FE2E31"/>
    <w:rsid w:val="00FE31C0"/>
    <w:rsid w:val="00FE5279"/>
    <w:rsid w:val="00FE5A92"/>
    <w:rsid w:val="00FE6F02"/>
    <w:rsid w:val="00FE7855"/>
    <w:rsid w:val="00FE7AAE"/>
    <w:rsid w:val="00FE7CAF"/>
    <w:rsid w:val="00FF0A58"/>
    <w:rsid w:val="00FF0F51"/>
    <w:rsid w:val="00FF28F7"/>
    <w:rsid w:val="00FF2CC8"/>
    <w:rsid w:val="00FF7049"/>
    <w:rsid w:val="00FF7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4FB3B"/>
  <w15:chartTrackingRefBased/>
  <w15:docId w15:val="{BAFAD715-173F-4B17-89A7-66E06161F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06A70"/>
    <w:pPr>
      <w:ind w:right="1418"/>
      <w:jc w:val="both"/>
    </w:pPr>
    <w:rPr>
      <w:rFonts w:ascii="Arial" w:hAnsi="Arial" w:cs="Arial"/>
      <w:lang w:val="de-DE" w:eastAsia="de-DE"/>
    </w:rPr>
  </w:style>
  <w:style w:type="paragraph" w:styleId="Heading1">
    <w:name w:val="heading 1"/>
    <w:basedOn w:val="Normal"/>
    <w:next w:val="Normal"/>
    <w:qFormat/>
    <w:pPr>
      <w:keepNext/>
      <w:numPr>
        <w:numId w:val="1"/>
      </w:numPr>
      <w:tabs>
        <w:tab w:val="left" w:pos="284"/>
      </w:tabs>
      <w:spacing w:before="600" w:after="120"/>
      <w:outlineLvl w:val="0"/>
    </w:pPr>
    <w:rPr>
      <w:b/>
      <w:bCs/>
    </w:rPr>
  </w:style>
  <w:style w:type="paragraph" w:styleId="Heading2">
    <w:name w:val="heading 2"/>
    <w:basedOn w:val="Heading1"/>
    <w:next w:val="Normal"/>
    <w:qFormat/>
    <w:rsid w:val="00C546B0"/>
    <w:pPr>
      <w:numPr>
        <w:ilvl w:val="1"/>
      </w:numPr>
      <w:tabs>
        <w:tab w:val="clear" w:pos="284"/>
        <w:tab w:val="clear" w:pos="993"/>
        <w:tab w:val="num" w:pos="567"/>
      </w:tabs>
      <w:spacing w:before="480"/>
      <w:ind w:left="567"/>
      <w:outlineLvl w:val="1"/>
    </w:pPr>
  </w:style>
  <w:style w:type="paragraph" w:styleId="Heading3">
    <w:name w:val="heading 3"/>
    <w:basedOn w:val="Heading1"/>
    <w:next w:val="Normal"/>
    <w:qFormat/>
    <w:pPr>
      <w:numPr>
        <w:ilvl w:val="2"/>
      </w:numPr>
      <w:tabs>
        <w:tab w:val="clear" w:pos="284"/>
      </w:tabs>
      <w:spacing w:before="360"/>
      <w:outlineLvl w:val="2"/>
    </w:pPr>
  </w:style>
  <w:style w:type="paragraph" w:styleId="Heading4">
    <w:name w:val="heading 4"/>
    <w:basedOn w:val="Heading1"/>
    <w:next w:val="Normal"/>
    <w:qFormat/>
    <w:pPr>
      <w:numPr>
        <w:ilvl w:val="3"/>
      </w:numPr>
      <w:tabs>
        <w:tab w:val="clear" w:pos="284"/>
        <w:tab w:val="left" w:pos="851"/>
      </w:tabs>
      <w:spacing w:before="240"/>
      <w:outlineLvl w:val="3"/>
    </w:pPr>
  </w:style>
  <w:style w:type="paragraph" w:styleId="Heading5">
    <w:name w:val="heading 5"/>
    <w:basedOn w:val="Heading1"/>
    <w:next w:val="Normal"/>
    <w:qFormat/>
    <w:pPr>
      <w:numPr>
        <w:ilvl w:val="4"/>
      </w:numPr>
      <w:tabs>
        <w:tab w:val="clear" w:pos="284"/>
        <w:tab w:val="left" w:pos="993"/>
      </w:tabs>
      <w:spacing w:before="120"/>
      <w:outlineLvl w:val="4"/>
    </w:pPr>
  </w:style>
  <w:style w:type="paragraph" w:styleId="Heading6">
    <w:name w:val="heading 6"/>
    <w:basedOn w:val="Heading5"/>
    <w:next w:val="Normal"/>
    <w:qFormat/>
    <w:pPr>
      <w:numPr>
        <w:ilvl w:val="5"/>
      </w:numPr>
      <w:spacing w:before="0" w:after="0" w:line="360" w:lineRule="auto"/>
      <w:jc w:val="left"/>
      <w:outlineLvl w:val="5"/>
    </w:pPr>
    <w:rPr>
      <w:b w:val="0"/>
      <w:bCs w:val="0"/>
    </w:rPr>
  </w:style>
  <w:style w:type="paragraph" w:styleId="Heading7">
    <w:name w:val="heading 7"/>
    <w:basedOn w:val="Heading3"/>
    <w:next w:val="Normal"/>
    <w:qFormat/>
    <w:pPr>
      <w:numPr>
        <w:ilvl w:val="6"/>
      </w:numPr>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pPr>
      <w:ind w:left="283" w:hanging="283"/>
    </w:pPr>
  </w:style>
  <w:style w:type="paragraph" w:styleId="Footer">
    <w:name w:val="footer"/>
    <w:basedOn w:val="Normal"/>
    <w:pPr>
      <w:tabs>
        <w:tab w:val="center" w:pos="4536"/>
        <w:tab w:val="right" w:pos="9072"/>
      </w:tabs>
    </w:pPr>
  </w:style>
  <w:style w:type="paragraph" w:styleId="Header">
    <w:name w:val="header"/>
    <w:basedOn w:val="Normal"/>
    <w:pPr>
      <w:tabs>
        <w:tab w:val="center" w:pos="4536"/>
        <w:tab w:val="right" w:pos="9072"/>
      </w:tabs>
    </w:pPr>
  </w:style>
  <w:style w:type="paragraph" w:styleId="TOC1">
    <w:name w:val="toc 1"/>
    <w:basedOn w:val="Normal"/>
    <w:uiPriority w:val="39"/>
    <w:pPr>
      <w:tabs>
        <w:tab w:val="left" w:pos="851"/>
        <w:tab w:val="decimal" w:leader="dot" w:pos="8505"/>
      </w:tabs>
      <w:spacing w:before="120"/>
      <w:ind w:right="0"/>
      <w:jc w:val="left"/>
    </w:pPr>
    <w:rPr>
      <w:b/>
      <w:bCs/>
      <w:noProof/>
      <w:sz w:val="16"/>
      <w:szCs w:val="16"/>
    </w:rPr>
  </w:style>
  <w:style w:type="paragraph" w:styleId="TOC2">
    <w:name w:val="toc 2"/>
    <w:basedOn w:val="TOC1"/>
    <w:next w:val="Normal"/>
    <w:uiPriority w:val="39"/>
    <w:pPr>
      <w:spacing w:before="0"/>
    </w:pPr>
    <w:rPr>
      <w:b w:val="0"/>
      <w:bCs w:val="0"/>
    </w:rPr>
  </w:style>
  <w:style w:type="paragraph" w:styleId="TOC3">
    <w:name w:val="toc 3"/>
    <w:basedOn w:val="TOC2"/>
    <w:next w:val="Normal"/>
    <w:uiPriority w:val="39"/>
  </w:style>
  <w:style w:type="paragraph" w:styleId="TOC4">
    <w:name w:val="toc 4"/>
    <w:basedOn w:val="TOC2"/>
    <w:next w:val="Normal"/>
    <w:uiPriority w:val="39"/>
  </w:style>
  <w:style w:type="paragraph" w:styleId="TOC5">
    <w:name w:val="toc 5"/>
    <w:basedOn w:val="TOC2"/>
    <w:next w:val="Normal"/>
    <w:uiPriority w:val="39"/>
  </w:style>
  <w:style w:type="paragraph" w:styleId="TOC6">
    <w:name w:val="toc 6"/>
    <w:basedOn w:val="TOC2"/>
    <w:next w:val="Normal"/>
    <w:uiPriority w:val="39"/>
    <w:pPr>
      <w:ind w:left="851"/>
    </w:pPr>
  </w:style>
  <w:style w:type="paragraph" w:styleId="Caption">
    <w:name w:val="caption"/>
    <w:basedOn w:val="Normal"/>
    <w:next w:val="Normal"/>
    <w:qFormat/>
    <w:pPr>
      <w:spacing w:before="120" w:after="120"/>
    </w:pPr>
    <w:rPr>
      <w:sz w:val="16"/>
      <w:szCs w:val="16"/>
    </w:rPr>
  </w:style>
  <w:style w:type="paragraph" w:styleId="TOC7">
    <w:name w:val="toc 7"/>
    <w:basedOn w:val="Normal"/>
    <w:next w:val="Normal"/>
    <w:autoRedefine/>
    <w:uiPriority w:val="39"/>
    <w:pPr>
      <w:ind w:left="1200"/>
      <w:jc w:val="left"/>
    </w:pPr>
    <w:rPr>
      <w:rFonts w:ascii="Times New Roman" w:hAnsi="Times New Roman" w:cs="Times New Roman"/>
    </w:rPr>
  </w:style>
  <w:style w:type="paragraph" w:styleId="TableofFigures">
    <w:name w:val="table of figures"/>
    <w:basedOn w:val="TOC1"/>
    <w:next w:val="Normal"/>
    <w:semiHidden/>
    <w:rPr>
      <w:b w:val="0"/>
      <w:bCs w:val="0"/>
    </w:rPr>
  </w:style>
  <w:style w:type="paragraph" w:customStyle="1" w:styleId="Auflistung1">
    <w:name w:val="Auflistung 1"/>
    <w:basedOn w:val="Normal"/>
    <w:pPr>
      <w:tabs>
        <w:tab w:val="left" w:pos="426"/>
        <w:tab w:val="left" w:pos="7088"/>
      </w:tabs>
      <w:spacing w:before="60" w:after="60"/>
      <w:ind w:left="170" w:right="0" w:hanging="170"/>
      <w:jc w:val="left"/>
    </w:pPr>
  </w:style>
  <w:style w:type="paragraph" w:customStyle="1" w:styleId="Auflistung2">
    <w:name w:val="Auflistung 2"/>
    <w:basedOn w:val="Normal"/>
    <w:pPr>
      <w:spacing w:before="60" w:after="60"/>
      <w:ind w:left="170" w:hanging="170"/>
    </w:pPr>
  </w:style>
  <w:style w:type="paragraph" w:styleId="TOC8">
    <w:name w:val="toc 8"/>
    <w:basedOn w:val="Normal"/>
    <w:next w:val="Normal"/>
    <w:autoRedefine/>
    <w:uiPriority w:val="39"/>
    <w:pPr>
      <w:ind w:left="1400"/>
      <w:jc w:val="left"/>
    </w:pPr>
    <w:rPr>
      <w:rFonts w:ascii="Times New Roman" w:hAnsi="Times New Roman" w:cs="Times New Roman"/>
    </w:rPr>
  </w:style>
  <w:style w:type="paragraph" w:styleId="TOC9">
    <w:name w:val="toc 9"/>
    <w:basedOn w:val="Normal"/>
    <w:next w:val="Normal"/>
    <w:autoRedefine/>
    <w:uiPriority w:val="39"/>
    <w:pPr>
      <w:ind w:left="1600"/>
      <w:jc w:val="left"/>
    </w:pPr>
    <w:rPr>
      <w:rFonts w:ascii="Times New Roman" w:hAnsi="Times New Roman" w:cs="Times New Roman"/>
    </w:rPr>
  </w:style>
  <w:style w:type="paragraph" w:styleId="BodyText2">
    <w:name w:val="Body Text 2"/>
    <w:basedOn w:val="Normal"/>
    <w:pPr>
      <w:tabs>
        <w:tab w:val="left" w:pos="396"/>
        <w:tab w:val="left" w:pos="1360"/>
        <w:tab w:val="right" w:pos="9638"/>
      </w:tabs>
      <w:spacing w:line="240" w:lineRule="exact"/>
      <w:ind w:right="5387"/>
    </w:pPr>
    <w:rPr>
      <w:rFonts w:ascii="Arial Narrow" w:hAnsi="Arial Narrow"/>
      <w:color w:val="000080"/>
      <w:sz w:val="16"/>
      <w:szCs w:val="16"/>
    </w:rPr>
  </w:style>
  <w:style w:type="paragraph" w:styleId="BlockText">
    <w:name w:val="Block Text"/>
    <w:basedOn w:val="Normal"/>
    <w:pPr>
      <w:pBdr>
        <w:top w:val="double" w:sz="12" w:space="2" w:color="auto" w:shadow="1"/>
        <w:left w:val="double" w:sz="12" w:space="2" w:color="auto" w:shadow="1"/>
        <w:bottom w:val="double" w:sz="12" w:space="2" w:color="auto" w:shadow="1"/>
        <w:right w:val="double" w:sz="12" w:space="2" w:color="auto" w:shadow="1"/>
      </w:pBdr>
      <w:ind w:left="2552" w:right="2692"/>
      <w:jc w:val="center"/>
    </w:pPr>
    <w:rPr>
      <w:rFonts w:ascii="Courier New" w:hAnsi="Courier New" w:cs="Courier New"/>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BalloonText">
    <w:name w:val="Balloon Text"/>
    <w:basedOn w:val="Normal"/>
    <w:semiHidden/>
    <w:rsid w:val="00200FF9"/>
    <w:rPr>
      <w:rFonts w:ascii="Tahoma" w:hAnsi="Tahoma" w:cs="Tahoma"/>
      <w:sz w:val="16"/>
      <w:szCs w:val="16"/>
    </w:rPr>
  </w:style>
  <w:style w:type="paragraph" w:styleId="BodyText3">
    <w:name w:val="Body Text 3"/>
    <w:basedOn w:val="Normal"/>
    <w:rsid w:val="004E4B43"/>
    <w:pPr>
      <w:spacing w:after="120"/>
    </w:pPr>
    <w:rPr>
      <w:sz w:val="16"/>
      <w:szCs w:val="16"/>
    </w:rPr>
  </w:style>
  <w:style w:type="paragraph" w:customStyle="1" w:styleId="RBNormal">
    <w:name w:val="RB_Normal"/>
    <w:rsid w:val="004E4B43"/>
    <w:rPr>
      <w:rFonts w:ascii="Courier New" w:hAnsi="Courier New"/>
      <w:lang w:val="de-DE"/>
    </w:rPr>
  </w:style>
  <w:style w:type="paragraph" w:customStyle="1" w:styleId="Body">
    <w:name w:val="Body"/>
    <w:basedOn w:val="Normal"/>
    <w:rsid w:val="004E4B43"/>
    <w:pPr>
      <w:spacing w:before="70" w:after="70" w:line="300" w:lineRule="auto"/>
      <w:ind w:right="0"/>
      <w:jc w:val="left"/>
    </w:pPr>
    <w:rPr>
      <w:rFonts w:cs="Times New Roman"/>
      <w:lang w:eastAsia="en-US"/>
    </w:rPr>
  </w:style>
  <w:style w:type="paragraph" w:customStyle="1" w:styleId="Bodysymbol">
    <w:name w:val="Body_symbol"/>
    <w:basedOn w:val="Normal"/>
    <w:rsid w:val="004E4B43"/>
    <w:pPr>
      <w:spacing w:before="70" w:after="70" w:line="300" w:lineRule="auto"/>
      <w:ind w:right="0"/>
      <w:jc w:val="center"/>
    </w:pPr>
    <w:rPr>
      <w:rFonts w:cs="Times New Roman"/>
      <w:noProof/>
      <w:lang w:eastAsia="en-US"/>
    </w:rPr>
  </w:style>
  <w:style w:type="paragraph" w:customStyle="1" w:styleId="Bodybold">
    <w:name w:val="Body_bold"/>
    <w:basedOn w:val="Body"/>
    <w:rsid w:val="004E4B43"/>
    <w:rPr>
      <w:b/>
    </w:rPr>
  </w:style>
  <w:style w:type="paragraph" w:customStyle="1" w:styleId="Bodyenglbold">
    <w:name w:val="Body_engl_bold"/>
    <w:basedOn w:val="Normal"/>
    <w:rsid w:val="004E4B43"/>
    <w:pPr>
      <w:spacing w:before="70" w:after="70" w:line="300" w:lineRule="auto"/>
      <w:ind w:right="0"/>
      <w:jc w:val="left"/>
    </w:pPr>
    <w:rPr>
      <w:rFonts w:cs="Times New Roman"/>
      <w:b/>
      <w:lang w:val="en-US" w:eastAsia="en-US"/>
    </w:rPr>
  </w:style>
  <w:style w:type="paragraph" w:customStyle="1" w:styleId="Bodyengl">
    <w:name w:val="Body_engl"/>
    <w:basedOn w:val="Body"/>
    <w:rsid w:val="004E4B43"/>
    <w:rPr>
      <w:lang w:val="en-US"/>
    </w:rPr>
  </w:style>
  <w:style w:type="table" w:styleId="TableGrid">
    <w:name w:val="Table Grid"/>
    <w:basedOn w:val="TableNormal"/>
    <w:rsid w:val="002F26AA"/>
    <w:pPr>
      <w:ind w:right="1418"/>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667BE"/>
    <w:rPr>
      <w:color w:val="0000FF"/>
      <w:u w:val="single"/>
    </w:rPr>
  </w:style>
  <w:style w:type="character" w:customStyle="1" w:styleId="GenTRNormalIndentChar">
    <w:name w:val="GenTR_Normal Indent Char"/>
    <w:link w:val="GenTRNormalIndent"/>
    <w:locked/>
    <w:rsid w:val="008950C2"/>
    <w:rPr>
      <w:rFonts w:ascii="Arial" w:hAnsi="Arial" w:cs="Arial"/>
      <w:sz w:val="24"/>
      <w:szCs w:val="24"/>
      <w:lang w:val="en-US" w:eastAsia="sv-SE" w:bidi="ar-SA"/>
    </w:rPr>
  </w:style>
  <w:style w:type="paragraph" w:customStyle="1" w:styleId="GenTRNormalIndent">
    <w:name w:val="GenTR_Normal Indent"/>
    <w:basedOn w:val="NormalIndent"/>
    <w:link w:val="GenTRNormalIndentChar"/>
    <w:rsid w:val="008950C2"/>
    <w:pPr>
      <w:spacing w:after="120"/>
      <w:ind w:left="851" w:right="0"/>
      <w:jc w:val="left"/>
    </w:pPr>
    <w:rPr>
      <w:sz w:val="24"/>
      <w:szCs w:val="24"/>
      <w:lang w:val="en-US" w:eastAsia="sv-SE"/>
    </w:rPr>
  </w:style>
  <w:style w:type="paragraph" w:styleId="NormalIndent">
    <w:name w:val="Normal Indent"/>
    <w:basedOn w:val="Normal"/>
    <w:link w:val="NormalIndentChar"/>
    <w:rsid w:val="008950C2"/>
    <w:pPr>
      <w:ind w:left="708"/>
    </w:pPr>
  </w:style>
  <w:style w:type="character" w:customStyle="1" w:styleId="NormalIndentChar">
    <w:name w:val="Normal Indent Char"/>
    <w:link w:val="NormalIndent"/>
    <w:rsid w:val="00E45E13"/>
    <w:rPr>
      <w:rFonts w:ascii="Arial" w:hAnsi="Arial" w:cs="Arial"/>
      <w:lang w:val="de-DE" w:eastAsia="de-DE" w:bidi="ar-SA"/>
    </w:rPr>
  </w:style>
  <w:style w:type="paragraph" w:styleId="BodyText">
    <w:name w:val="Body Text"/>
    <w:basedOn w:val="Normal"/>
    <w:link w:val="BodyTextChar"/>
    <w:rsid w:val="008F2044"/>
    <w:pPr>
      <w:spacing w:after="120"/>
    </w:pPr>
    <w:rPr>
      <w:rFonts w:cs="Times New Roman"/>
    </w:rPr>
  </w:style>
  <w:style w:type="character" w:customStyle="1" w:styleId="BodyTextChar">
    <w:name w:val="Body Text Char"/>
    <w:link w:val="BodyText"/>
    <w:rsid w:val="00440CA3"/>
    <w:rPr>
      <w:rFonts w:ascii="Arial" w:hAnsi="Arial"/>
      <w:lang w:val="de-DE" w:eastAsia="de-DE" w:bidi="ar-SA"/>
    </w:rPr>
  </w:style>
  <w:style w:type="character" w:customStyle="1" w:styleId="definition2">
    <w:name w:val="definition2"/>
    <w:rsid w:val="002D5C35"/>
    <w:rPr>
      <w:rFonts w:ascii="Arial" w:hAnsi="Arial" w:cs="Arial" w:hint="default"/>
      <w:color w:val="000000"/>
      <w:sz w:val="18"/>
      <w:szCs w:val="18"/>
    </w:rPr>
  </w:style>
  <w:style w:type="paragraph" w:styleId="CommentSubject">
    <w:name w:val="annotation subject"/>
    <w:basedOn w:val="CommentText"/>
    <w:next w:val="CommentText"/>
    <w:semiHidden/>
    <w:rsid w:val="00971A1A"/>
    <w:rPr>
      <w:b/>
      <w:bCs/>
    </w:rPr>
  </w:style>
  <w:style w:type="character" w:customStyle="1" w:styleId="BesuchterHyperlink">
    <w:name w:val="BesuchterHyperlink"/>
    <w:rsid w:val="00C95C60"/>
    <w:rPr>
      <w:color w:val="800080"/>
      <w:u w:val="single"/>
    </w:rPr>
  </w:style>
  <w:style w:type="paragraph" w:styleId="DocumentMap">
    <w:name w:val="Document Map"/>
    <w:basedOn w:val="Normal"/>
    <w:semiHidden/>
    <w:rsid w:val="00C04FD3"/>
    <w:pPr>
      <w:shd w:val="clear" w:color="auto" w:fill="000080"/>
    </w:pPr>
    <w:rPr>
      <w:rFonts w:ascii="Tahoma" w:hAnsi="Tahoma" w:cs="Tahoma"/>
    </w:rPr>
  </w:style>
  <w:style w:type="paragraph" w:customStyle="1" w:styleId="Default">
    <w:name w:val="Default"/>
    <w:rsid w:val="00F56044"/>
    <w:pPr>
      <w:autoSpaceDE w:val="0"/>
      <w:autoSpaceDN w:val="0"/>
      <w:adjustRightInd w:val="0"/>
    </w:pPr>
    <w:rPr>
      <w:rFonts w:ascii="Arial" w:hAnsi="Arial" w:cs="Arial"/>
      <w:color w:val="000000"/>
      <w:sz w:val="24"/>
      <w:szCs w:val="24"/>
      <w:lang w:val="de-DE" w:eastAsia="de-DE"/>
    </w:rPr>
  </w:style>
  <w:style w:type="paragraph" w:customStyle="1" w:styleId="MKSText">
    <w:name w:val="MKS_Text"/>
    <w:basedOn w:val="Normal"/>
    <w:link w:val="MKSTextChar"/>
    <w:uiPriority w:val="99"/>
    <w:rsid w:val="0082015D"/>
    <w:pPr>
      <w:spacing w:before="120" w:after="120"/>
      <w:ind w:right="0"/>
      <w:jc w:val="left"/>
    </w:pPr>
    <w:rPr>
      <w:rFonts w:ascii="Tahoma" w:hAnsi="Tahoma" w:cs="Tahoma"/>
      <w:lang w:val="en-US" w:eastAsia="en-US"/>
    </w:rPr>
  </w:style>
  <w:style w:type="character" w:customStyle="1" w:styleId="MKSTextChar">
    <w:name w:val="MKS_Text Char"/>
    <w:link w:val="MKSText"/>
    <w:uiPriority w:val="99"/>
    <w:locked/>
    <w:rsid w:val="0082015D"/>
    <w:rPr>
      <w:rFonts w:ascii="Tahoma" w:hAnsi="Tahoma" w:cs="Tahoma"/>
      <w:lang w:val="en-US" w:eastAsia="en-US"/>
    </w:rPr>
  </w:style>
  <w:style w:type="paragraph" w:styleId="ListParagraph">
    <w:name w:val="List Paragraph"/>
    <w:basedOn w:val="Normal"/>
    <w:uiPriority w:val="34"/>
    <w:qFormat/>
    <w:rsid w:val="00C9360D"/>
    <w:pPr>
      <w:spacing w:after="180"/>
      <w:ind w:left="720" w:right="0"/>
      <w:contextualSpacing/>
      <w:jc w:val="left"/>
    </w:pPr>
    <w:rPr>
      <w:rFonts w:cs="Times New Roman"/>
    </w:rPr>
  </w:style>
  <w:style w:type="character" w:styleId="UnresolvedMention">
    <w:name w:val="Unresolved Mention"/>
    <w:uiPriority w:val="99"/>
    <w:semiHidden/>
    <w:unhideWhenUsed/>
    <w:rsid w:val="00BF7849"/>
    <w:rPr>
      <w:color w:val="605E5C"/>
      <w:shd w:val="clear" w:color="auto" w:fill="E1DFDD"/>
    </w:rPr>
  </w:style>
  <w:style w:type="character" w:styleId="Emphasis">
    <w:name w:val="Emphasis"/>
    <w:qFormat/>
    <w:rsid w:val="003D7F85"/>
    <w:rPr>
      <w:i/>
      <w:iCs/>
    </w:rPr>
  </w:style>
  <w:style w:type="character" w:customStyle="1" w:styleId="normaltextrun">
    <w:name w:val="normaltextrun"/>
    <w:basedOn w:val="DefaultParagraphFont"/>
    <w:rsid w:val="00557D6F"/>
  </w:style>
  <w:style w:type="character" w:customStyle="1" w:styleId="tabchar">
    <w:name w:val="tabchar"/>
    <w:basedOn w:val="DefaultParagraphFont"/>
    <w:rsid w:val="00426D2B"/>
  </w:style>
  <w:style w:type="character" w:customStyle="1" w:styleId="eop">
    <w:name w:val="eop"/>
    <w:basedOn w:val="DefaultParagraphFont"/>
    <w:rsid w:val="00426D2B"/>
  </w:style>
  <w:style w:type="paragraph" w:styleId="Revision">
    <w:name w:val="Revision"/>
    <w:hidden/>
    <w:uiPriority w:val="99"/>
    <w:semiHidden/>
    <w:rsid w:val="00C20A7E"/>
    <w:rPr>
      <w:rFonts w:ascii="Arial" w:hAnsi="Arial" w:cs="Arial"/>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1909">
      <w:bodyDiv w:val="1"/>
      <w:marLeft w:val="0"/>
      <w:marRight w:val="0"/>
      <w:marTop w:val="0"/>
      <w:marBottom w:val="0"/>
      <w:divBdr>
        <w:top w:val="none" w:sz="0" w:space="0" w:color="auto"/>
        <w:left w:val="none" w:sz="0" w:space="0" w:color="auto"/>
        <w:bottom w:val="none" w:sz="0" w:space="0" w:color="auto"/>
        <w:right w:val="none" w:sz="0" w:space="0" w:color="auto"/>
      </w:divBdr>
    </w:div>
    <w:div w:id="125050844">
      <w:bodyDiv w:val="1"/>
      <w:marLeft w:val="0"/>
      <w:marRight w:val="0"/>
      <w:marTop w:val="0"/>
      <w:marBottom w:val="0"/>
      <w:divBdr>
        <w:top w:val="none" w:sz="0" w:space="0" w:color="auto"/>
        <w:left w:val="none" w:sz="0" w:space="0" w:color="auto"/>
        <w:bottom w:val="none" w:sz="0" w:space="0" w:color="auto"/>
        <w:right w:val="none" w:sz="0" w:space="0" w:color="auto"/>
      </w:divBdr>
    </w:div>
    <w:div w:id="427968734">
      <w:bodyDiv w:val="1"/>
      <w:marLeft w:val="0"/>
      <w:marRight w:val="0"/>
      <w:marTop w:val="0"/>
      <w:marBottom w:val="0"/>
      <w:divBdr>
        <w:top w:val="none" w:sz="0" w:space="0" w:color="auto"/>
        <w:left w:val="none" w:sz="0" w:space="0" w:color="auto"/>
        <w:bottom w:val="none" w:sz="0" w:space="0" w:color="auto"/>
        <w:right w:val="none" w:sz="0" w:space="0" w:color="auto"/>
      </w:divBdr>
    </w:div>
    <w:div w:id="625433237">
      <w:bodyDiv w:val="1"/>
      <w:marLeft w:val="0"/>
      <w:marRight w:val="0"/>
      <w:marTop w:val="0"/>
      <w:marBottom w:val="0"/>
      <w:divBdr>
        <w:top w:val="none" w:sz="0" w:space="0" w:color="auto"/>
        <w:left w:val="none" w:sz="0" w:space="0" w:color="auto"/>
        <w:bottom w:val="none" w:sz="0" w:space="0" w:color="auto"/>
        <w:right w:val="none" w:sz="0" w:space="0" w:color="auto"/>
      </w:divBdr>
    </w:div>
    <w:div w:id="703214256">
      <w:bodyDiv w:val="1"/>
      <w:marLeft w:val="0"/>
      <w:marRight w:val="0"/>
      <w:marTop w:val="0"/>
      <w:marBottom w:val="0"/>
      <w:divBdr>
        <w:top w:val="none" w:sz="0" w:space="0" w:color="auto"/>
        <w:left w:val="none" w:sz="0" w:space="0" w:color="auto"/>
        <w:bottom w:val="none" w:sz="0" w:space="0" w:color="auto"/>
        <w:right w:val="none" w:sz="0" w:space="0" w:color="auto"/>
      </w:divBdr>
    </w:div>
    <w:div w:id="837844475">
      <w:bodyDiv w:val="1"/>
      <w:marLeft w:val="0"/>
      <w:marRight w:val="0"/>
      <w:marTop w:val="0"/>
      <w:marBottom w:val="0"/>
      <w:divBdr>
        <w:top w:val="none" w:sz="0" w:space="0" w:color="auto"/>
        <w:left w:val="none" w:sz="0" w:space="0" w:color="auto"/>
        <w:bottom w:val="none" w:sz="0" w:space="0" w:color="auto"/>
        <w:right w:val="none" w:sz="0" w:space="0" w:color="auto"/>
      </w:divBdr>
    </w:div>
    <w:div w:id="1337148349">
      <w:bodyDiv w:val="1"/>
      <w:marLeft w:val="0"/>
      <w:marRight w:val="0"/>
      <w:marTop w:val="0"/>
      <w:marBottom w:val="0"/>
      <w:divBdr>
        <w:top w:val="none" w:sz="0" w:space="0" w:color="auto"/>
        <w:left w:val="none" w:sz="0" w:space="0" w:color="auto"/>
        <w:bottom w:val="none" w:sz="0" w:space="0" w:color="auto"/>
        <w:right w:val="none" w:sz="0" w:space="0" w:color="auto"/>
      </w:divBdr>
    </w:div>
    <w:div w:id="1377194750">
      <w:bodyDiv w:val="1"/>
      <w:marLeft w:val="0"/>
      <w:marRight w:val="0"/>
      <w:marTop w:val="0"/>
      <w:marBottom w:val="0"/>
      <w:divBdr>
        <w:top w:val="none" w:sz="0" w:space="0" w:color="auto"/>
        <w:left w:val="none" w:sz="0" w:space="0" w:color="auto"/>
        <w:bottom w:val="none" w:sz="0" w:space="0" w:color="auto"/>
        <w:right w:val="none" w:sz="0" w:space="0" w:color="auto"/>
      </w:divBdr>
    </w:div>
    <w:div w:id="1396661554">
      <w:bodyDiv w:val="1"/>
      <w:marLeft w:val="0"/>
      <w:marRight w:val="0"/>
      <w:marTop w:val="0"/>
      <w:marBottom w:val="0"/>
      <w:divBdr>
        <w:top w:val="none" w:sz="0" w:space="0" w:color="auto"/>
        <w:left w:val="none" w:sz="0" w:space="0" w:color="auto"/>
        <w:bottom w:val="none" w:sz="0" w:space="0" w:color="auto"/>
        <w:right w:val="none" w:sz="0" w:space="0" w:color="auto"/>
      </w:divBdr>
    </w:div>
    <w:div w:id="1680082866">
      <w:bodyDiv w:val="1"/>
      <w:marLeft w:val="0"/>
      <w:marRight w:val="0"/>
      <w:marTop w:val="0"/>
      <w:marBottom w:val="0"/>
      <w:divBdr>
        <w:top w:val="none" w:sz="0" w:space="0" w:color="auto"/>
        <w:left w:val="none" w:sz="0" w:space="0" w:color="auto"/>
        <w:bottom w:val="none" w:sz="0" w:space="0" w:color="auto"/>
        <w:right w:val="none" w:sz="0" w:space="0" w:color="auto"/>
      </w:divBdr>
      <w:divsChild>
        <w:div w:id="1279144149">
          <w:marLeft w:val="0"/>
          <w:marRight w:val="0"/>
          <w:marTop w:val="0"/>
          <w:marBottom w:val="0"/>
          <w:divBdr>
            <w:top w:val="none" w:sz="0" w:space="0" w:color="auto"/>
            <w:left w:val="none" w:sz="0" w:space="0" w:color="auto"/>
            <w:bottom w:val="none" w:sz="0" w:space="0" w:color="auto"/>
            <w:right w:val="none" w:sz="0" w:space="0" w:color="auto"/>
          </w:divBdr>
          <w:divsChild>
            <w:div w:id="1512717942">
              <w:marLeft w:val="0"/>
              <w:marRight w:val="0"/>
              <w:marTop w:val="0"/>
              <w:marBottom w:val="0"/>
              <w:divBdr>
                <w:top w:val="none" w:sz="0" w:space="0" w:color="auto"/>
                <w:left w:val="none" w:sz="0" w:space="0" w:color="auto"/>
                <w:bottom w:val="none" w:sz="0" w:space="0" w:color="auto"/>
                <w:right w:val="none" w:sz="0" w:space="0" w:color="auto"/>
              </w:divBdr>
              <w:divsChild>
                <w:div w:id="278492898">
                  <w:marLeft w:val="0"/>
                  <w:marRight w:val="0"/>
                  <w:marTop w:val="0"/>
                  <w:marBottom w:val="0"/>
                  <w:divBdr>
                    <w:top w:val="none" w:sz="0" w:space="0" w:color="auto"/>
                    <w:left w:val="none" w:sz="0" w:space="0" w:color="auto"/>
                    <w:bottom w:val="none" w:sz="0" w:space="0" w:color="auto"/>
                    <w:right w:val="none" w:sz="0" w:space="0" w:color="auto"/>
                  </w:divBdr>
                  <w:divsChild>
                    <w:div w:id="2077046404">
                      <w:marLeft w:val="0"/>
                      <w:marRight w:val="0"/>
                      <w:marTop w:val="0"/>
                      <w:marBottom w:val="0"/>
                      <w:divBdr>
                        <w:top w:val="none" w:sz="0" w:space="0" w:color="auto"/>
                        <w:left w:val="none" w:sz="0" w:space="0" w:color="auto"/>
                        <w:bottom w:val="none" w:sz="0" w:space="0" w:color="auto"/>
                        <w:right w:val="none" w:sz="0" w:space="0" w:color="auto"/>
                      </w:divBdr>
                      <w:divsChild>
                        <w:div w:id="465246286">
                          <w:marLeft w:val="0"/>
                          <w:marRight w:val="0"/>
                          <w:marTop w:val="0"/>
                          <w:marBottom w:val="0"/>
                          <w:divBdr>
                            <w:top w:val="none" w:sz="0" w:space="0" w:color="auto"/>
                            <w:left w:val="none" w:sz="0" w:space="0" w:color="auto"/>
                            <w:bottom w:val="none" w:sz="0" w:space="0" w:color="auto"/>
                            <w:right w:val="none" w:sz="0" w:space="0" w:color="auto"/>
                          </w:divBdr>
                          <w:divsChild>
                            <w:div w:id="358358609">
                              <w:marLeft w:val="0"/>
                              <w:marRight w:val="0"/>
                              <w:marTop w:val="0"/>
                              <w:marBottom w:val="0"/>
                              <w:divBdr>
                                <w:top w:val="none" w:sz="0" w:space="0" w:color="auto"/>
                                <w:left w:val="none" w:sz="0" w:space="0" w:color="auto"/>
                                <w:bottom w:val="none" w:sz="0" w:space="0" w:color="auto"/>
                                <w:right w:val="none" w:sz="0" w:space="0" w:color="auto"/>
                              </w:divBdr>
                              <w:divsChild>
                                <w:div w:id="1701201882">
                                  <w:marLeft w:val="0"/>
                                  <w:marRight w:val="0"/>
                                  <w:marTop w:val="0"/>
                                  <w:marBottom w:val="0"/>
                                  <w:divBdr>
                                    <w:top w:val="none" w:sz="0" w:space="0" w:color="auto"/>
                                    <w:left w:val="none" w:sz="0" w:space="0" w:color="auto"/>
                                    <w:bottom w:val="none" w:sz="0" w:space="0" w:color="auto"/>
                                    <w:right w:val="none" w:sz="0" w:space="0" w:color="auto"/>
                                  </w:divBdr>
                                  <w:divsChild>
                                    <w:div w:id="1473323723">
                                      <w:marLeft w:val="0"/>
                                      <w:marRight w:val="0"/>
                                      <w:marTop w:val="0"/>
                                      <w:marBottom w:val="0"/>
                                      <w:divBdr>
                                        <w:top w:val="none" w:sz="0" w:space="0" w:color="auto"/>
                                        <w:left w:val="none" w:sz="0" w:space="0" w:color="auto"/>
                                        <w:bottom w:val="none" w:sz="0" w:space="0" w:color="auto"/>
                                        <w:right w:val="none" w:sz="0" w:space="0" w:color="auto"/>
                                      </w:divBdr>
                                      <w:divsChild>
                                        <w:div w:id="1611275165">
                                          <w:marLeft w:val="0"/>
                                          <w:marRight w:val="0"/>
                                          <w:marTop w:val="0"/>
                                          <w:marBottom w:val="0"/>
                                          <w:divBdr>
                                            <w:top w:val="none" w:sz="0" w:space="0" w:color="auto"/>
                                            <w:left w:val="none" w:sz="0" w:space="0" w:color="auto"/>
                                            <w:bottom w:val="none" w:sz="0" w:space="0" w:color="auto"/>
                                            <w:right w:val="none" w:sz="0" w:space="0" w:color="auto"/>
                                          </w:divBdr>
                                          <w:divsChild>
                                            <w:div w:id="780992988">
                                              <w:marLeft w:val="0"/>
                                              <w:marRight w:val="0"/>
                                              <w:marTop w:val="0"/>
                                              <w:marBottom w:val="495"/>
                                              <w:divBdr>
                                                <w:top w:val="none" w:sz="0" w:space="0" w:color="auto"/>
                                                <w:left w:val="none" w:sz="0" w:space="0" w:color="auto"/>
                                                <w:bottom w:val="none" w:sz="0" w:space="0" w:color="auto"/>
                                                <w:right w:val="none" w:sz="0" w:space="0" w:color="auto"/>
                                              </w:divBdr>
                                              <w:divsChild>
                                                <w:div w:id="134054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oleObject" Target="embeddings/oleObject7.bin"/><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4.wmf"/><Relationship Id="rId33" Type="http://schemas.openxmlformats.org/officeDocument/2006/relationships/image" Target="cid:image005.jpg@01D76E7D.6A3C40E0" TargetMode="External"/><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cid:image003.jpg@01D76E7D.6A3C40E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header" Target="header4.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6.jpe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cid:image004.jpg@01D76E7D.6A3C40E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0.png"/></Relationships>
</file>

<file path=word/_rels/footer1.xml.rels><?xml version="1.0" encoding="UTF-8" standalone="yes"?>
<Relationships xmlns="http://schemas.openxmlformats.org/package/2006/relationships"><Relationship Id="rId3" Type="http://schemas.openxmlformats.org/officeDocument/2006/relationships/image" Target="media/image2.wmf"/><Relationship Id="rId2" Type="http://schemas.openxmlformats.org/officeDocument/2006/relationships/oleObject" Target="embeddings/oleObject1.bin"/><Relationship Id="rId1" Type="http://schemas.openxmlformats.org/officeDocument/2006/relationships/image" Target="media/image1.wmf"/><Relationship Id="rId6" Type="http://schemas.openxmlformats.org/officeDocument/2006/relationships/oleObject" Target="embeddings/oleObject3.bin"/><Relationship Id="rId5" Type="http://schemas.openxmlformats.org/officeDocument/2006/relationships/image" Target="media/image3.wmf"/><Relationship Id="rId4" Type="http://schemas.openxmlformats.org/officeDocument/2006/relationships/oleObject" Target="embeddings/oleObject2.bin"/></Relationships>
</file>

<file path=word/_rels/footer2.xml.rels><?xml version="1.0" encoding="UTF-8" standalone="yes"?>
<Relationships xmlns="http://schemas.openxmlformats.org/package/2006/relationships"><Relationship Id="rId3" Type="http://schemas.openxmlformats.org/officeDocument/2006/relationships/image" Target="media/image2.wmf"/><Relationship Id="rId2" Type="http://schemas.openxmlformats.org/officeDocument/2006/relationships/oleObject" Target="embeddings/oleObject4.bin"/><Relationship Id="rId1" Type="http://schemas.openxmlformats.org/officeDocument/2006/relationships/image" Target="media/image1.wmf"/><Relationship Id="rId6" Type="http://schemas.openxmlformats.org/officeDocument/2006/relationships/oleObject" Target="embeddings/oleObject6.bin"/><Relationship Id="rId5" Type="http://schemas.openxmlformats.org/officeDocument/2006/relationships/image" Target="media/image3.wmf"/><Relationship Id="rId4" Type="http://schemas.openxmlformats.org/officeDocument/2006/relationships/oleObject" Target="embeddings/oleObject5.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indmuet\Desktop\Vorlage%201%20Lastenheft%20De.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CCA64A896EFFF4F97C10E3C547A5580" ma:contentTypeVersion="8" ma:contentTypeDescription="Ein neues Dokument erstellen." ma:contentTypeScope="" ma:versionID="41af604ebeb76d5ff6dbd55e22b93fb1">
  <xsd:schema xmlns:xsd="http://www.w3.org/2001/XMLSchema" xmlns:xs="http://www.w3.org/2001/XMLSchema" xmlns:p="http://schemas.microsoft.com/office/2006/metadata/properties" xmlns:ns2="ae8e58c8-e02c-4a0b-aefc-4f842891231c" xmlns:ns3="d8400014-9cbd-4703-a84e-1b13cff7173d" targetNamespace="http://schemas.microsoft.com/office/2006/metadata/properties" ma:root="true" ma:fieldsID="415dea9bc7782bb39fd1bb996c6abf3f" ns2:_="" ns3:_="">
    <xsd:import namespace="ae8e58c8-e02c-4a0b-aefc-4f842891231c"/>
    <xsd:import namespace="d8400014-9cbd-4703-a84e-1b13cff7173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8e58c8-e02c-4a0b-aefc-4f84289123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400014-9cbd-4703-a84e-1b13cff7173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7211884-1C26-46B2-A8EF-EACD6FFE7E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8e58c8-e02c-4a0b-aefc-4f842891231c"/>
    <ds:schemaRef ds:uri="d8400014-9cbd-4703-a84e-1b13cff717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C36C91-0759-46E6-871D-A237811299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85D831-60E9-4F3B-BE41-C6604A1134B5}">
  <ds:schemaRefs>
    <ds:schemaRef ds:uri="http://schemas.openxmlformats.org/officeDocument/2006/bibliography"/>
  </ds:schemaRefs>
</ds:datastoreItem>
</file>

<file path=customXml/itemProps4.xml><?xml version="1.0" encoding="utf-8"?>
<ds:datastoreItem xmlns:ds="http://schemas.openxmlformats.org/officeDocument/2006/customXml" ds:itemID="{3B3ED187-807C-464D-AE65-45EC8C72C4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Vorlage 1 Lastenheft De.dot</Template>
  <TotalTime>0</TotalTime>
  <Pages>1</Pages>
  <Words>7331</Words>
  <Characters>41789</Characters>
  <Application>Microsoft Office Word</Application>
  <DocSecurity>0</DocSecurity>
  <Lines>348</Lines>
  <Paragraphs>98</Paragraphs>
  <ScaleCrop>false</ScaleCrop>
  <HeadingPairs>
    <vt:vector size="2" baseType="variant">
      <vt:variant>
        <vt:lpstr>Titel</vt:lpstr>
      </vt:variant>
      <vt:variant>
        <vt:i4>1</vt:i4>
      </vt:variant>
    </vt:vector>
  </HeadingPairs>
  <TitlesOfParts>
    <vt:vector size="1" baseType="lpstr">
      <vt:lpstr>Vorlage 1 Lastenheft De</vt:lpstr>
    </vt:vector>
  </TitlesOfParts>
  <Company>KNORR-BREMSE SfN GmbH</Company>
  <LinksUpToDate>false</LinksUpToDate>
  <CharactersWithSpaces>49022</CharactersWithSpaces>
  <SharedDoc>false</SharedDoc>
  <HLinks>
    <vt:vector size="624" baseType="variant">
      <vt:variant>
        <vt:i4>1179696</vt:i4>
      </vt:variant>
      <vt:variant>
        <vt:i4>602</vt:i4>
      </vt:variant>
      <vt:variant>
        <vt:i4>0</vt:i4>
      </vt:variant>
      <vt:variant>
        <vt:i4>5</vt:i4>
      </vt:variant>
      <vt:variant>
        <vt:lpwstr/>
      </vt:variant>
      <vt:variant>
        <vt:lpwstr>_Toc76132646</vt:lpwstr>
      </vt:variant>
      <vt:variant>
        <vt:i4>1114160</vt:i4>
      </vt:variant>
      <vt:variant>
        <vt:i4>596</vt:i4>
      </vt:variant>
      <vt:variant>
        <vt:i4>0</vt:i4>
      </vt:variant>
      <vt:variant>
        <vt:i4>5</vt:i4>
      </vt:variant>
      <vt:variant>
        <vt:lpwstr/>
      </vt:variant>
      <vt:variant>
        <vt:lpwstr>_Toc76132645</vt:lpwstr>
      </vt:variant>
      <vt:variant>
        <vt:i4>1048624</vt:i4>
      </vt:variant>
      <vt:variant>
        <vt:i4>590</vt:i4>
      </vt:variant>
      <vt:variant>
        <vt:i4>0</vt:i4>
      </vt:variant>
      <vt:variant>
        <vt:i4>5</vt:i4>
      </vt:variant>
      <vt:variant>
        <vt:lpwstr/>
      </vt:variant>
      <vt:variant>
        <vt:lpwstr>_Toc76132644</vt:lpwstr>
      </vt:variant>
      <vt:variant>
        <vt:i4>1507376</vt:i4>
      </vt:variant>
      <vt:variant>
        <vt:i4>584</vt:i4>
      </vt:variant>
      <vt:variant>
        <vt:i4>0</vt:i4>
      </vt:variant>
      <vt:variant>
        <vt:i4>5</vt:i4>
      </vt:variant>
      <vt:variant>
        <vt:lpwstr/>
      </vt:variant>
      <vt:variant>
        <vt:lpwstr>_Toc76132643</vt:lpwstr>
      </vt:variant>
      <vt:variant>
        <vt:i4>1441840</vt:i4>
      </vt:variant>
      <vt:variant>
        <vt:i4>578</vt:i4>
      </vt:variant>
      <vt:variant>
        <vt:i4>0</vt:i4>
      </vt:variant>
      <vt:variant>
        <vt:i4>5</vt:i4>
      </vt:variant>
      <vt:variant>
        <vt:lpwstr/>
      </vt:variant>
      <vt:variant>
        <vt:lpwstr>_Toc76132642</vt:lpwstr>
      </vt:variant>
      <vt:variant>
        <vt:i4>1376304</vt:i4>
      </vt:variant>
      <vt:variant>
        <vt:i4>572</vt:i4>
      </vt:variant>
      <vt:variant>
        <vt:i4>0</vt:i4>
      </vt:variant>
      <vt:variant>
        <vt:i4>5</vt:i4>
      </vt:variant>
      <vt:variant>
        <vt:lpwstr/>
      </vt:variant>
      <vt:variant>
        <vt:lpwstr>_Toc76132641</vt:lpwstr>
      </vt:variant>
      <vt:variant>
        <vt:i4>1310768</vt:i4>
      </vt:variant>
      <vt:variant>
        <vt:i4>566</vt:i4>
      </vt:variant>
      <vt:variant>
        <vt:i4>0</vt:i4>
      </vt:variant>
      <vt:variant>
        <vt:i4>5</vt:i4>
      </vt:variant>
      <vt:variant>
        <vt:lpwstr/>
      </vt:variant>
      <vt:variant>
        <vt:lpwstr>_Toc76132640</vt:lpwstr>
      </vt:variant>
      <vt:variant>
        <vt:i4>1900599</vt:i4>
      </vt:variant>
      <vt:variant>
        <vt:i4>560</vt:i4>
      </vt:variant>
      <vt:variant>
        <vt:i4>0</vt:i4>
      </vt:variant>
      <vt:variant>
        <vt:i4>5</vt:i4>
      </vt:variant>
      <vt:variant>
        <vt:lpwstr/>
      </vt:variant>
      <vt:variant>
        <vt:lpwstr>_Toc76132639</vt:lpwstr>
      </vt:variant>
      <vt:variant>
        <vt:i4>1835063</vt:i4>
      </vt:variant>
      <vt:variant>
        <vt:i4>554</vt:i4>
      </vt:variant>
      <vt:variant>
        <vt:i4>0</vt:i4>
      </vt:variant>
      <vt:variant>
        <vt:i4>5</vt:i4>
      </vt:variant>
      <vt:variant>
        <vt:lpwstr/>
      </vt:variant>
      <vt:variant>
        <vt:lpwstr>_Toc76132638</vt:lpwstr>
      </vt:variant>
      <vt:variant>
        <vt:i4>1245239</vt:i4>
      </vt:variant>
      <vt:variant>
        <vt:i4>548</vt:i4>
      </vt:variant>
      <vt:variant>
        <vt:i4>0</vt:i4>
      </vt:variant>
      <vt:variant>
        <vt:i4>5</vt:i4>
      </vt:variant>
      <vt:variant>
        <vt:lpwstr/>
      </vt:variant>
      <vt:variant>
        <vt:lpwstr>_Toc76132637</vt:lpwstr>
      </vt:variant>
      <vt:variant>
        <vt:i4>1179703</vt:i4>
      </vt:variant>
      <vt:variant>
        <vt:i4>542</vt:i4>
      </vt:variant>
      <vt:variant>
        <vt:i4>0</vt:i4>
      </vt:variant>
      <vt:variant>
        <vt:i4>5</vt:i4>
      </vt:variant>
      <vt:variant>
        <vt:lpwstr/>
      </vt:variant>
      <vt:variant>
        <vt:lpwstr>_Toc76132636</vt:lpwstr>
      </vt:variant>
      <vt:variant>
        <vt:i4>1114167</vt:i4>
      </vt:variant>
      <vt:variant>
        <vt:i4>536</vt:i4>
      </vt:variant>
      <vt:variant>
        <vt:i4>0</vt:i4>
      </vt:variant>
      <vt:variant>
        <vt:i4>5</vt:i4>
      </vt:variant>
      <vt:variant>
        <vt:lpwstr/>
      </vt:variant>
      <vt:variant>
        <vt:lpwstr>_Toc76132635</vt:lpwstr>
      </vt:variant>
      <vt:variant>
        <vt:i4>1048631</vt:i4>
      </vt:variant>
      <vt:variant>
        <vt:i4>530</vt:i4>
      </vt:variant>
      <vt:variant>
        <vt:i4>0</vt:i4>
      </vt:variant>
      <vt:variant>
        <vt:i4>5</vt:i4>
      </vt:variant>
      <vt:variant>
        <vt:lpwstr/>
      </vt:variant>
      <vt:variant>
        <vt:lpwstr>_Toc76132634</vt:lpwstr>
      </vt:variant>
      <vt:variant>
        <vt:i4>1507383</vt:i4>
      </vt:variant>
      <vt:variant>
        <vt:i4>524</vt:i4>
      </vt:variant>
      <vt:variant>
        <vt:i4>0</vt:i4>
      </vt:variant>
      <vt:variant>
        <vt:i4>5</vt:i4>
      </vt:variant>
      <vt:variant>
        <vt:lpwstr/>
      </vt:variant>
      <vt:variant>
        <vt:lpwstr>_Toc76132633</vt:lpwstr>
      </vt:variant>
      <vt:variant>
        <vt:i4>1441847</vt:i4>
      </vt:variant>
      <vt:variant>
        <vt:i4>518</vt:i4>
      </vt:variant>
      <vt:variant>
        <vt:i4>0</vt:i4>
      </vt:variant>
      <vt:variant>
        <vt:i4>5</vt:i4>
      </vt:variant>
      <vt:variant>
        <vt:lpwstr/>
      </vt:variant>
      <vt:variant>
        <vt:lpwstr>_Toc76132632</vt:lpwstr>
      </vt:variant>
      <vt:variant>
        <vt:i4>1376311</vt:i4>
      </vt:variant>
      <vt:variant>
        <vt:i4>512</vt:i4>
      </vt:variant>
      <vt:variant>
        <vt:i4>0</vt:i4>
      </vt:variant>
      <vt:variant>
        <vt:i4>5</vt:i4>
      </vt:variant>
      <vt:variant>
        <vt:lpwstr/>
      </vt:variant>
      <vt:variant>
        <vt:lpwstr>_Toc76132631</vt:lpwstr>
      </vt:variant>
      <vt:variant>
        <vt:i4>1310775</vt:i4>
      </vt:variant>
      <vt:variant>
        <vt:i4>506</vt:i4>
      </vt:variant>
      <vt:variant>
        <vt:i4>0</vt:i4>
      </vt:variant>
      <vt:variant>
        <vt:i4>5</vt:i4>
      </vt:variant>
      <vt:variant>
        <vt:lpwstr/>
      </vt:variant>
      <vt:variant>
        <vt:lpwstr>_Toc76132630</vt:lpwstr>
      </vt:variant>
      <vt:variant>
        <vt:i4>1900598</vt:i4>
      </vt:variant>
      <vt:variant>
        <vt:i4>500</vt:i4>
      </vt:variant>
      <vt:variant>
        <vt:i4>0</vt:i4>
      </vt:variant>
      <vt:variant>
        <vt:i4>5</vt:i4>
      </vt:variant>
      <vt:variant>
        <vt:lpwstr/>
      </vt:variant>
      <vt:variant>
        <vt:lpwstr>_Toc76132629</vt:lpwstr>
      </vt:variant>
      <vt:variant>
        <vt:i4>1835062</vt:i4>
      </vt:variant>
      <vt:variant>
        <vt:i4>494</vt:i4>
      </vt:variant>
      <vt:variant>
        <vt:i4>0</vt:i4>
      </vt:variant>
      <vt:variant>
        <vt:i4>5</vt:i4>
      </vt:variant>
      <vt:variant>
        <vt:lpwstr/>
      </vt:variant>
      <vt:variant>
        <vt:lpwstr>_Toc76132628</vt:lpwstr>
      </vt:variant>
      <vt:variant>
        <vt:i4>1245238</vt:i4>
      </vt:variant>
      <vt:variant>
        <vt:i4>488</vt:i4>
      </vt:variant>
      <vt:variant>
        <vt:i4>0</vt:i4>
      </vt:variant>
      <vt:variant>
        <vt:i4>5</vt:i4>
      </vt:variant>
      <vt:variant>
        <vt:lpwstr/>
      </vt:variant>
      <vt:variant>
        <vt:lpwstr>_Toc76132627</vt:lpwstr>
      </vt:variant>
      <vt:variant>
        <vt:i4>1179702</vt:i4>
      </vt:variant>
      <vt:variant>
        <vt:i4>482</vt:i4>
      </vt:variant>
      <vt:variant>
        <vt:i4>0</vt:i4>
      </vt:variant>
      <vt:variant>
        <vt:i4>5</vt:i4>
      </vt:variant>
      <vt:variant>
        <vt:lpwstr/>
      </vt:variant>
      <vt:variant>
        <vt:lpwstr>_Toc76132626</vt:lpwstr>
      </vt:variant>
      <vt:variant>
        <vt:i4>1114166</vt:i4>
      </vt:variant>
      <vt:variant>
        <vt:i4>476</vt:i4>
      </vt:variant>
      <vt:variant>
        <vt:i4>0</vt:i4>
      </vt:variant>
      <vt:variant>
        <vt:i4>5</vt:i4>
      </vt:variant>
      <vt:variant>
        <vt:lpwstr/>
      </vt:variant>
      <vt:variant>
        <vt:lpwstr>_Toc76132625</vt:lpwstr>
      </vt:variant>
      <vt:variant>
        <vt:i4>1048630</vt:i4>
      </vt:variant>
      <vt:variant>
        <vt:i4>470</vt:i4>
      </vt:variant>
      <vt:variant>
        <vt:i4>0</vt:i4>
      </vt:variant>
      <vt:variant>
        <vt:i4>5</vt:i4>
      </vt:variant>
      <vt:variant>
        <vt:lpwstr/>
      </vt:variant>
      <vt:variant>
        <vt:lpwstr>_Toc76132624</vt:lpwstr>
      </vt:variant>
      <vt:variant>
        <vt:i4>1507382</vt:i4>
      </vt:variant>
      <vt:variant>
        <vt:i4>464</vt:i4>
      </vt:variant>
      <vt:variant>
        <vt:i4>0</vt:i4>
      </vt:variant>
      <vt:variant>
        <vt:i4>5</vt:i4>
      </vt:variant>
      <vt:variant>
        <vt:lpwstr/>
      </vt:variant>
      <vt:variant>
        <vt:lpwstr>_Toc76132623</vt:lpwstr>
      </vt:variant>
      <vt:variant>
        <vt:i4>1441846</vt:i4>
      </vt:variant>
      <vt:variant>
        <vt:i4>458</vt:i4>
      </vt:variant>
      <vt:variant>
        <vt:i4>0</vt:i4>
      </vt:variant>
      <vt:variant>
        <vt:i4>5</vt:i4>
      </vt:variant>
      <vt:variant>
        <vt:lpwstr/>
      </vt:variant>
      <vt:variant>
        <vt:lpwstr>_Toc76132622</vt:lpwstr>
      </vt:variant>
      <vt:variant>
        <vt:i4>1376310</vt:i4>
      </vt:variant>
      <vt:variant>
        <vt:i4>452</vt:i4>
      </vt:variant>
      <vt:variant>
        <vt:i4>0</vt:i4>
      </vt:variant>
      <vt:variant>
        <vt:i4>5</vt:i4>
      </vt:variant>
      <vt:variant>
        <vt:lpwstr/>
      </vt:variant>
      <vt:variant>
        <vt:lpwstr>_Toc76132621</vt:lpwstr>
      </vt:variant>
      <vt:variant>
        <vt:i4>1310774</vt:i4>
      </vt:variant>
      <vt:variant>
        <vt:i4>446</vt:i4>
      </vt:variant>
      <vt:variant>
        <vt:i4>0</vt:i4>
      </vt:variant>
      <vt:variant>
        <vt:i4>5</vt:i4>
      </vt:variant>
      <vt:variant>
        <vt:lpwstr/>
      </vt:variant>
      <vt:variant>
        <vt:lpwstr>_Toc76132620</vt:lpwstr>
      </vt:variant>
      <vt:variant>
        <vt:i4>1900597</vt:i4>
      </vt:variant>
      <vt:variant>
        <vt:i4>440</vt:i4>
      </vt:variant>
      <vt:variant>
        <vt:i4>0</vt:i4>
      </vt:variant>
      <vt:variant>
        <vt:i4>5</vt:i4>
      </vt:variant>
      <vt:variant>
        <vt:lpwstr/>
      </vt:variant>
      <vt:variant>
        <vt:lpwstr>_Toc76132619</vt:lpwstr>
      </vt:variant>
      <vt:variant>
        <vt:i4>1835061</vt:i4>
      </vt:variant>
      <vt:variant>
        <vt:i4>434</vt:i4>
      </vt:variant>
      <vt:variant>
        <vt:i4>0</vt:i4>
      </vt:variant>
      <vt:variant>
        <vt:i4>5</vt:i4>
      </vt:variant>
      <vt:variant>
        <vt:lpwstr/>
      </vt:variant>
      <vt:variant>
        <vt:lpwstr>_Toc76132618</vt:lpwstr>
      </vt:variant>
      <vt:variant>
        <vt:i4>1245237</vt:i4>
      </vt:variant>
      <vt:variant>
        <vt:i4>428</vt:i4>
      </vt:variant>
      <vt:variant>
        <vt:i4>0</vt:i4>
      </vt:variant>
      <vt:variant>
        <vt:i4>5</vt:i4>
      </vt:variant>
      <vt:variant>
        <vt:lpwstr/>
      </vt:variant>
      <vt:variant>
        <vt:lpwstr>_Toc76132617</vt:lpwstr>
      </vt:variant>
      <vt:variant>
        <vt:i4>1179701</vt:i4>
      </vt:variant>
      <vt:variant>
        <vt:i4>422</vt:i4>
      </vt:variant>
      <vt:variant>
        <vt:i4>0</vt:i4>
      </vt:variant>
      <vt:variant>
        <vt:i4>5</vt:i4>
      </vt:variant>
      <vt:variant>
        <vt:lpwstr/>
      </vt:variant>
      <vt:variant>
        <vt:lpwstr>_Toc76132616</vt:lpwstr>
      </vt:variant>
      <vt:variant>
        <vt:i4>1114165</vt:i4>
      </vt:variant>
      <vt:variant>
        <vt:i4>416</vt:i4>
      </vt:variant>
      <vt:variant>
        <vt:i4>0</vt:i4>
      </vt:variant>
      <vt:variant>
        <vt:i4>5</vt:i4>
      </vt:variant>
      <vt:variant>
        <vt:lpwstr/>
      </vt:variant>
      <vt:variant>
        <vt:lpwstr>_Toc76132615</vt:lpwstr>
      </vt:variant>
      <vt:variant>
        <vt:i4>1048629</vt:i4>
      </vt:variant>
      <vt:variant>
        <vt:i4>410</vt:i4>
      </vt:variant>
      <vt:variant>
        <vt:i4>0</vt:i4>
      </vt:variant>
      <vt:variant>
        <vt:i4>5</vt:i4>
      </vt:variant>
      <vt:variant>
        <vt:lpwstr/>
      </vt:variant>
      <vt:variant>
        <vt:lpwstr>_Toc76132614</vt:lpwstr>
      </vt:variant>
      <vt:variant>
        <vt:i4>1507381</vt:i4>
      </vt:variant>
      <vt:variant>
        <vt:i4>404</vt:i4>
      </vt:variant>
      <vt:variant>
        <vt:i4>0</vt:i4>
      </vt:variant>
      <vt:variant>
        <vt:i4>5</vt:i4>
      </vt:variant>
      <vt:variant>
        <vt:lpwstr/>
      </vt:variant>
      <vt:variant>
        <vt:lpwstr>_Toc76132613</vt:lpwstr>
      </vt:variant>
      <vt:variant>
        <vt:i4>1441845</vt:i4>
      </vt:variant>
      <vt:variant>
        <vt:i4>398</vt:i4>
      </vt:variant>
      <vt:variant>
        <vt:i4>0</vt:i4>
      </vt:variant>
      <vt:variant>
        <vt:i4>5</vt:i4>
      </vt:variant>
      <vt:variant>
        <vt:lpwstr/>
      </vt:variant>
      <vt:variant>
        <vt:lpwstr>_Toc76132612</vt:lpwstr>
      </vt:variant>
      <vt:variant>
        <vt:i4>1376309</vt:i4>
      </vt:variant>
      <vt:variant>
        <vt:i4>392</vt:i4>
      </vt:variant>
      <vt:variant>
        <vt:i4>0</vt:i4>
      </vt:variant>
      <vt:variant>
        <vt:i4>5</vt:i4>
      </vt:variant>
      <vt:variant>
        <vt:lpwstr/>
      </vt:variant>
      <vt:variant>
        <vt:lpwstr>_Toc76132611</vt:lpwstr>
      </vt:variant>
      <vt:variant>
        <vt:i4>1310773</vt:i4>
      </vt:variant>
      <vt:variant>
        <vt:i4>386</vt:i4>
      </vt:variant>
      <vt:variant>
        <vt:i4>0</vt:i4>
      </vt:variant>
      <vt:variant>
        <vt:i4>5</vt:i4>
      </vt:variant>
      <vt:variant>
        <vt:lpwstr/>
      </vt:variant>
      <vt:variant>
        <vt:lpwstr>_Toc76132610</vt:lpwstr>
      </vt:variant>
      <vt:variant>
        <vt:i4>1900596</vt:i4>
      </vt:variant>
      <vt:variant>
        <vt:i4>380</vt:i4>
      </vt:variant>
      <vt:variant>
        <vt:i4>0</vt:i4>
      </vt:variant>
      <vt:variant>
        <vt:i4>5</vt:i4>
      </vt:variant>
      <vt:variant>
        <vt:lpwstr/>
      </vt:variant>
      <vt:variant>
        <vt:lpwstr>_Toc76132609</vt:lpwstr>
      </vt:variant>
      <vt:variant>
        <vt:i4>1835060</vt:i4>
      </vt:variant>
      <vt:variant>
        <vt:i4>374</vt:i4>
      </vt:variant>
      <vt:variant>
        <vt:i4>0</vt:i4>
      </vt:variant>
      <vt:variant>
        <vt:i4>5</vt:i4>
      </vt:variant>
      <vt:variant>
        <vt:lpwstr/>
      </vt:variant>
      <vt:variant>
        <vt:lpwstr>_Toc76132608</vt:lpwstr>
      </vt:variant>
      <vt:variant>
        <vt:i4>1245236</vt:i4>
      </vt:variant>
      <vt:variant>
        <vt:i4>368</vt:i4>
      </vt:variant>
      <vt:variant>
        <vt:i4>0</vt:i4>
      </vt:variant>
      <vt:variant>
        <vt:i4>5</vt:i4>
      </vt:variant>
      <vt:variant>
        <vt:lpwstr/>
      </vt:variant>
      <vt:variant>
        <vt:lpwstr>_Toc76132607</vt:lpwstr>
      </vt:variant>
      <vt:variant>
        <vt:i4>1179700</vt:i4>
      </vt:variant>
      <vt:variant>
        <vt:i4>362</vt:i4>
      </vt:variant>
      <vt:variant>
        <vt:i4>0</vt:i4>
      </vt:variant>
      <vt:variant>
        <vt:i4>5</vt:i4>
      </vt:variant>
      <vt:variant>
        <vt:lpwstr/>
      </vt:variant>
      <vt:variant>
        <vt:lpwstr>_Toc76132606</vt:lpwstr>
      </vt:variant>
      <vt:variant>
        <vt:i4>1114164</vt:i4>
      </vt:variant>
      <vt:variant>
        <vt:i4>356</vt:i4>
      </vt:variant>
      <vt:variant>
        <vt:i4>0</vt:i4>
      </vt:variant>
      <vt:variant>
        <vt:i4>5</vt:i4>
      </vt:variant>
      <vt:variant>
        <vt:lpwstr/>
      </vt:variant>
      <vt:variant>
        <vt:lpwstr>_Toc76132605</vt:lpwstr>
      </vt:variant>
      <vt:variant>
        <vt:i4>1048628</vt:i4>
      </vt:variant>
      <vt:variant>
        <vt:i4>350</vt:i4>
      </vt:variant>
      <vt:variant>
        <vt:i4>0</vt:i4>
      </vt:variant>
      <vt:variant>
        <vt:i4>5</vt:i4>
      </vt:variant>
      <vt:variant>
        <vt:lpwstr/>
      </vt:variant>
      <vt:variant>
        <vt:lpwstr>_Toc76132604</vt:lpwstr>
      </vt:variant>
      <vt:variant>
        <vt:i4>1507380</vt:i4>
      </vt:variant>
      <vt:variant>
        <vt:i4>344</vt:i4>
      </vt:variant>
      <vt:variant>
        <vt:i4>0</vt:i4>
      </vt:variant>
      <vt:variant>
        <vt:i4>5</vt:i4>
      </vt:variant>
      <vt:variant>
        <vt:lpwstr/>
      </vt:variant>
      <vt:variant>
        <vt:lpwstr>_Toc76132603</vt:lpwstr>
      </vt:variant>
      <vt:variant>
        <vt:i4>1441844</vt:i4>
      </vt:variant>
      <vt:variant>
        <vt:i4>338</vt:i4>
      </vt:variant>
      <vt:variant>
        <vt:i4>0</vt:i4>
      </vt:variant>
      <vt:variant>
        <vt:i4>5</vt:i4>
      </vt:variant>
      <vt:variant>
        <vt:lpwstr/>
      </vt:variant>
      <vt:variant>
        <vt:lpwstr>_Toc76132602</vt:lpwstr>
      </vt:variant>
      <vt:variant>
        <vt:i4>1376308</vt:i4>
      </vt:variant>
      <vt:variant>
        <vt:i4>332</vt:i4>
      </vt:variant>
      <vt:variant>
        <vt:i4>0</vt:i4>
      </vt:variant>
      <vt:variant>
        <vt:i4>5</vt:i4>
      </vt:variant>
      <vt:variant>
        <vt:lpwstr/>
      </vt:variant>
      <vt:variant>
        <vt:lpwstr>_Toc76132601</vt:lpwstr>
      </vt:variant>
      <vt:variant>
        <vt:i4>1310772</vt:i4>
      </vt:variant>
      <vt:variant>
        <vt:i4>326</vt:i4>
      </vt:variant>
      <vt:variant>
        <vt:i4>0</vt:i4>
      </vt:variant>
      <vt:variant>
        <vt:i4>5</vt:i4>
      </vt:variant>
      <vt:variant>
        <vt:lpwstr/>
      </vt:variant>
      <vt:variant>
        <vt:lpwstr>_Toc76132600</vt:lpwstr>
      </vt:variant>
      <vt:variant>
        <vt:i4>1966141</vt:i4>
      </vt:variant>
      <vt:variant>
        <vt:i4>320</vt:i4>
      </vt:variant>
      <vt:variant>
        <vt:i4>0</vt:i4>
      </vt:variant>
      <vt:variant>
        <vt:i4>5</vt:i4>
      </vt:variant>
      <vt:variant>
        <vt:lpwstr/>
      </vt:variant>
      <vt:variant>
        <vt:lpwstr>_Toc76132599</vt:lpwstr>
      </vt:variant>
      <vt:variant>
        <vt:i4>2031677</vt:i4>
      </vt:variant>
      <vt:variant>
        <vt:i4>314</vt:i4>
      </vt:variant>
      <vt:variant>
        <vt:i4>0</vt:i4>
      </vt:variant>
      <vt:variant>
        <vt:i4>5</vt:i4>
      </vt:variant>
      <vt:variant>
        <vt:lpwstr/>
      </vt:variant>
      <vt:variant>
        <vt:lpwstr>_Toc76132598</vt:lpwstr>
      </vt:variant>
      <vt:variant>
        <vt:i4>1048637</vt:i4>
      </vt:variant>
      <vt:variant>
        <vt:i4>308</vt:i4>
      </vt:variant>
      <vt:variant>
        <vt:i4>0</vt:i4>
      </vt:variant>
      <vt:variant>
        <vt:i4>5</vt:i4>
      </vt:variant>
      <vt:variant>
        <vt:lpwstr/>
      </vt:variant>
      <vt:variant>
        <vt:lpwstr>_Toc76132597</vt:lpwstr>
      </vt:variant>
      <vt:variant>
        <vt:i4>1114173</vt:i4>
      </vt:variant>
      <vt:variant>
        <vt:i4>302</vt:i4>
      </vt:variant>
      <vt:variant>
        <vt:i4>0</vt:i4>
      </vt:variant>
      <vt:variant>
        <vt:i4>5</vt:i4>
      </vt:variant>
      <vt:variant>
        <vt:lpwstr/>
      </vt:variant>
      <vt:variant>
        <vt:lpwstr>_Toc76132596</vt:lpwstr>
      </vt:variant>
      <vt:variant>
        <vt:i4>1179709</vt:i4>
      </vt:variant>
      <vt:variant>
        <vt:i4>296</vt:i4>
      </vt:variant>
      <vt:variant>
        <vt:i4>0</vt:i4>
      </vt:variant>
      <vt:variant>
        <vt:i4>5</vt:i4>
      </vt:variant>
      <vt:variant>
        <vt:lpwstr/>
      </vt:variant>
      <vt:variant>
        <vt:lpwstr>_Toc76132595</vt:lpwstr>
      </vt:variant>
      <vt:variant>
        <vt:i4>1245245</vt:i4>
      </vt:variant>
      <vt:variant>
        <vt:i4>290</vt:i4>
      </vt:variant>
      <vt:variant>
        <vt:i4>0</vt:i4>
      </vt:variant>
      <vt:variant>
        <vt:i4>5</vt:i4>
      </vt:variant>
      <vt:variant>
        <vt:lpwstr/>
      </vt:variant>
      <vt:variant>
        <vt:lpwstr>_Toc76132594</vt:lpwstr>
      </vt:variant>
      <vt:variant>
        <vt:i4>1310781</vt:i4>
      </vt:variant>
      <vt:variant>
        <vt:i4>284</vt:i4>
      </vt:variant>
      <vt:variant>
        <vt:i4>0</vt:i4>
      </vt:variant>
      <vt:variant>
        <vt:i4>5</vt:i4>
      </vt:variant>
      <vt:variant>
        <vt:lpwstr/>
      </vt:variant>
      <vt:variant>
        <vt:lpwstr>_Toc76132593</vt:lpwstr>
      </vt:variant>
      <vt:variant>
        <vt:i4>1376317</vt:i4>
      </vt:variant>
      <vt:variant>
        <vt:i4>278</vt:i4>
      </vt:variant>
      <vt:variant>
        <vt:i4>0</vt:i4>
      </vt:variant>
      <vt:variant>
        <vt:i4>5</vt:i4>
      </vt:variant>
      <vt:variant>
        <vt:lpwstr/>
      </vt:variant>
      <vt:variant>
        <vt:lpwstr>_Toc76132592</vt:lpwstr>
      </vt:variant>
      <vt:variant>
        <vt:i4>1441853</vt:i4>
      </vt:variant>
      <vt:variant>
        <vt:i4>272</vt:i4>
      </vt:variant>
      <vt:variant>
        <vt:i4>0</vt:i4>
      </vt:variant>
      <vt:variant>
        <vt:i4>5</vt:i4>
      </vt:variant>
      <vt:variant>
        <vt:lpwstr/>
      </vt:variant>
      <vt:variant>
        <vt:lpwstr>_Toc76132591</vt:lpwstr>
      </vt:variant>
      <vt:variant>
        <vt:i4>1507389</vt:i4>
      </vt:variant>
      <vt:variant>
        <vt:i4>266</vt:i4>
      </vt:variant>
      <vt:variant>
        <vt:i4>0</vt:i4>
      </vt:variant>
      <vt:variant>
        <vt:i4>5</vt:i4>
      </vt:variant>
      <vt:variant>
        <vt:lpwstr/>
      </vt:variant>
      <vt:variant>
        <vt:lpwstr>_Toc76132590</vt:lpwstr>
      </vt:variant>
      <vt:variant>
        <vt:i4>1966140</vt:i4>
      </vt:variant>
      <vt:variant>
        <vt:i4>260</vt:i4>
      </vt:variant>
      <vt:variant>
        <vt:i4>0</vt:i4>
      </vt:variant>
      <vt:variant>
        <vt:i4>5</vt:i4>
      </vt:variant>
      <vt:variant>
        <vt:lpwstr/>
      </vt:variant>
      <vt:variant>
        <vt:lpwstr>_Toc76132589</vt:lpwstr>
      </vt:variant>
      <vt:variant>
        <vt:i4>2031676</vt:i4>
      </vt:variant>
      <vt:variant>
        <vt:i4>254</vt:i4>
      </vt:variant>
      <vt:variant>
        <vt:i4>0</vt:i4>
      </vt:variant>
      <vt:variant>
        <vt:i4>5</vt:i4>
      </vt:variant>
      <vt:variant>
        <vt:lpwstr/>
      </vt:variant>
      <vt:variant>
        <vt:lpwstr>_Toc76132588</vt:lpwstr>
      </vt:variant>
      <vt:variant>
        <vt:i4>1048636</vt:i4>
      </vt:variant>
      <vt:variant>
        <vt:i4>248</vt:i4>
      </vt:variant>
      <vt:variant>
        <vt:i4>0</vt:i4>
      </vt:variant>
      <vt:variant>
        <vt:i4>5</vt:i4>
      </vt:variant>
      <vt:variant>
        <vt:lpwstr/>
      </vt:variant>
      <vt:variant>
        <vt:lpwstr>_Toc76132587</vt:lpwstr>
      </vt:variant>
      <vt:variant>
        <vt:i4>1114172</vt:i4>
      </vt:variant>
      <vt:variant>
        <vt:i4>242</vt:i4>
      </vt:variant>
      <vt:variant>
        <vt:i4>0</vt:i4>
      </vt:variant>
      <vt:variant>
        <vt:i4>5</vt:i4>
      </vt:variant>
      <vt:variant>
        <vt:lpwstr/>
      </vt:variant>
      <vt:variant>
        <vt:lpwstr>_Toc76132586</vt:lpwstr>
      </vt:variant>
      <vt:variant>
        <vt:i4>1179708</vt:i4>
      </vt:variant>
      <vt:variant>
        <vt:i4>236</vt:i4>
      </vt:variant>
      <vt:variant>
        <vt:i4>0</vt:i4>
      </vt:variant>
      <vt:variant>
        <vt:i4>5</vt:i4>
      </vt:variant>
      <vt:variant>
        <vt:lpwstr/>
      </vt:variant>
      <vt:variant>
        <vt:lpwstr>_Toc76132585</vt:lpwstr>
      </vt:variant>
      <vt:variant>
        <vt:i4>1245244</vt:i4>
      </vt:variant>
      <vt:variant>
        <vt:i4>230</vt:i4>
      </vt:variant>
      <vt:variant>
        <vt:i4>0</vt:i4>
      </vt:variant>
      <vt:variant>
        <vt:i4>5</vt:i4>
      </vt:variant>
      <vt:variant>
        <vt:lpwstr/>
      </vt:variant>
      <vt:variant>
        <vt:lpwstr>_Toc76132584</vt:lpwstr>
      </vt:variant>
      <vt:variant>
        <vt:i4>1310780</vt:i4>
      </vt:variant>
      <vt:variant>
        <vt:i4>224</vt:i4>
      </vt:variant>
      <vt:variant>
        <vt:i4>0</vt:i4>
      </vt:variant>
      <vt:variant>
        <vt:i4>5</vt:i4>
      </vt:variant>
      <vt:variant>
        <vt:lpwstr/>
      </vt:variant>
      <vt:variant>
        <vt:lpwstr>_Toc76132583</vt:lpwstr>
      </vt:variant>
      <vt:variant>
        <vt:i4>1376316</vt:i4>
      </vt:variant>
      <vt:variant>
        <vt:i4>218</vt:i4>
      </vt:variant>
      <vt:variant>
        <vt:i4>0</vt:i4>
      </vt:variant>
      <vt:variant>
        <vt:i4>5</vt:i4>
      </vt:variant>
      <vt:variant>
        <vt:lpwstr/>
      </vt:variant>
      <vt:variant>
        <vt:lpwstr>_Toc76132582</vt:lpwstr>
      </vt:variant>
      <vt:variant>
        <vt:i4>1441852</vt:i4>
      </vt:variant>
      <vt:variant>
        <vt:i4>212</vt:i4>
      </vt:variant>
      <vt:variant>
        <vt:i4>0</vt:i4>
      </vt:variant>
      <vt:variant>
        <vt:i4>5</vt:i4>
      </vt:variant>
      <vt:variant>
        <vt:lpwstr/>
      </vt:variant>
      <vt:variant>
        <vt:lpwstr>_Toc76132581</vt:lpwstr>
      </vt:variant>
      <vt:variant>
        <vt:i4>1507388</vt:i4>
      </vt:variant>
      <vt:variant>
        <vt:i4>206</vt:i4>
      </vt:variant>
      <vt:variant>
        <vt:i4>0</vt:i4>
      </vt:variant>
      <vt:variant>
        <vt:i4>5</vt:i4>
      </vt:variant>
      <vt:variant>
        <vt:lpwstr/>
      </vt:variant>
      <vt:variant>
        <vt:lpwstr>_Toc76132580</vt:lpwstr>
      </vt:variant>
      <vt:variant>
        <vt:i4>1966131</vt:i4>
      </vt:variant>
      <vt:variant>
        <vt:i4>200</vt:i4>
      </vt:variant>
      <vt:variant>
        <vt:i4>0</vt:i4>
      </vt:variant>
      <vt:variant>
        <vt:i4>5</vt:i4>
      </vt:variant>
      <vt:variant>
        <vt:lpwstr/>
      </vt:variant>
      <vt:variant>
        <vt:lpwstr>_Toc76132579</vt:lpwstr>
      </vt:variant>
      <vt:variant>
        <vt:i4>2031667</vt:i4>
      </vt:variant>
      <vt:variant>
        <vt:i4>194</vt:i4>
      </vt:variant>
      <vt:variant>
        <vt:i4>0</vt:i4>
      </vt:variant>
      <vt:variant>
        <vt:i4>5</vt:i4>
      </vt:variant>
      <vt:variant>
        <vt:lpwstr/>
      </vt:variant>
      <vt:variant>
        <vt:lpwstr>_Toc76132578</vt:lpwstr>
      </vt:variant>
      <vt:variant>
        <vt:i4>1048627</vt:i4>
      </vt:variant>
      <vt:variant>
        <vt:i4>188</vt:i4>
      </vt:variant>
      <vt:variant>
        <vt:i4>0</vt:i4>
      </vt:variant>
      <vt:variant>
        <vt:i4>5</vt:i4>
      </vt:variant>
      <vt:variant>
        <vt:lpwstr/>
      </vt:variant>
      <vt:variant>
        <vt:lpwstr>_Toc76132577</vt:lpwstr>
      </vt:variant>
      <vt:variant>
        <vt:i4>1114163</vt:i4>
      </vt:variant>
      <vt:variant>
        <vt:i4>182</vt:i4>
      </vt:variant>
      <vt:variant>
        <vt:i4>0</vt:i4>
      </vt:variant>
      <vt:variant>
        <vt:i4>5</vt:i4>
      </vt:variant>
      <vt:variant>
        <vt:lpwstr/>
      </vt:variant>
      <vt:variant>
        <vt:lpwstr>_Toc76132576</vt:lpwstr>
      </vt:variant>
      <vt:variant>
        <vt:i4>1179699</vt:i4>
      </vt:variant>
      <vt:variant>
        <vt:i4>176</vt:i4>
      </vt:variant>
      <vt:variant>
        <vt:i4>0</vt:i4>
      </vt:variant>
      <vt:variant>
        <vt:i4>5</vt:i4>
      </vt:variant>
      <vt:variant>
        <vt:lpwstr/>
      </vt:variant>
      <vt:variant>
        <vt:lpwstr>_Toc76132575</vt:lpwstr>
      </vt:variant>
      <vt:variant>
        <vt:i4>1245235</vt:i4>
      </vt:variant>
      <vt:variant>
        <vt:i4>170</vt:i4>
      </vt:variant>
      <vt:variant>
        <vt:i4>0</vt:i4>
      </vt:variant>
      <vt:variant>
        <vt:i4>5</vt:i4>
      </vt:variant>
      <vt:variant>
        <vt:lpwstr/>
      </vt:variant>
      <vt:variant>
        <vt:lpwstr>_Toc76132574</vt:lpwstr>
      </vt:variant>
      <vt:variant>
        <vt:i4>1310771</vt:i4>
      </vt:variant>
      <vt:variant>
        <vt:i4>164</vt:i4>
      </vt:variant>
      <vt:variant>
        <vt:i4>0</vt:i4>
      </vt:variant>
      <vt:variant>
        <vt:i4>5</vt:i4>
      </vt:variant>
      <vt:variant>
        <vt:lpwstr/>
      </vt:variant>
      <vt:variant>
        <vt:lpwstr>_Toc76132573</vt:lpwstr>
      </vt:variant>
      <vt:variant>
        <vt:i4>1376307</vt:i4>
      </vt:variant>
      <vt:variant>
        <vt:i4>158</vt:i4>
      </vt:variant>
      <vt:variant>
        <vt:i4>0</vt:i4>
      </vt:variant>
      <vt:variant>
        <vt:i4>5</vt:i4>
      </vt:variant>
      <vt:variant>
        <vt:lpwstr/>
      </vt:variant>
      <vt:variant>
        <vt:lpwstr>_Toc76132572</vt:lpwstr>
      </vt:variant>
      <vt:variant>
        <vt:i4>1441843</vt:i4>
      </vt:variant>
      <vt:variant>
        <vt:i4>152</vt:i4>
      </vt:variant>
      <vt:variant>
        <vt:i4>0</vt:i4>
      </vt:variant>
      <vt:variant>
        <vt:i4>5</vt:i4>
      </vt:variant>
      <vt:variant>
        <vt:lpwstr/>
      </vt:variant>
      <vt:variant>
        <vt:lpwstr>_Toc76132571</vt:lpwstr>
      </vt:variant>
      <vt:variant>
        <vt:i4>1507379</vt:i4>
      </vt:variant>
      <vt:variant>
        <vt:i4>146</vt:i4>
      </vt:variant>
      <vt:variant>
        <vt:i4>0</vt:i4>
      </vt:variant>
      <vt:variant>
        <vt:i4>5</vt:i4>
      </vt:variant>
      <vt:variant>
        <vt:lpwstr/>
      </vt:variant>
      <vt:variant>
        <vt:lpwstr>_Toc76132570</vt:lpwstr>
      </vt:variant>
      <vt:variant>
        <vt:i4>1966130</vt:i4>
      </vt:variant>
      <vt:variant>
        <vt:i4>140</vt:i4>
      </vt:variant>
      <vt:variant>
        <vt:i4>0</vt:i4>
      </vt:variant>
      <vt:variant>
        <vt:i4>5</vt:i4>
      </vt:variant>
      <vt:variant>
        <vt:lpwstr/>
      </vt:variant>
      <vt:variant>
        <vt:lpwstr>_Toc76132569</vt:lpwstr>
      </vt:variant>
      <vt:variant>
        <vt:i4>2031666</vt:i4>
      </vt:variant>
      <vt:variant>
        <vt:i4>134</vt:i4>
      </vt:variant>
      <vt:variant>
        <vt:i4>0</vt:i4>
      </vt:variant>
      <vt:variant>
        <vt:i4>5</vt:i4>
      </vt:variant>
      <vt:variant>
        <vt:lpwstr/>
      </vt:variant>
      <vt:variant>
        <vt:lpwstr>_Toc76132568</vt:lpwstr>
      </vt:variant>
      <vt:variant>
        <vt:i4>1048626</vt:i4>
      </vt:variant>
      <vt:variant>
        <vt:i4>128</vt:i4>
      </vt:variant>
      <vt:variant>
        <vt:i4>0</vt:i4>
      </vt:variant>
      <vt:variant>
        <vt:i4>5</vt:i4>
      </vt:variant>
      <vt:variant>
        <vt:lpwstr/>
      </vt:variant>
      <vt:variant>
        <vt:lpwstr>_Toc76132567</vt:lpwstr>
      </vt:variant>
      <vt:variant>
        <vt:i4>1114162</vt:i4>
      </vt:variant>
      <vt:variant>
        <vt:i4>122</vt:i4>
      </vt:variant>
      <vt:variant>
        <vt:i4>0</vt:i4>
      </vt:variant>
      <vt:variant>
        <vt:i4>5</vt:i4>
      </vt:variant>
      <vt:variant>
        <vt:lpwstr/>
      </vt:variant>
      <vt:variant>
        <vt:lpwstr>_Toc76132566</vt:lpwstr>
      </vt:variant>
      <vt:variant>
        <vt:i4>1179698</vt:i4>
      </vt:variant>
      <vt:variant>
        <vt:i4>116</vt:i4>
      </vt:variant>
      <vt:variant>
        <vt:i4>0</vt:i4>
      </vt:variant>
      <vt:variant>
        <vt:i4>5</vt:i4>
      </vt:variant>
      <vt:variant>
        <vt:lpwstr/>
      </vt:variant>
      <vt:variant>
        <vt:lpwstr>_Toc76132565</vt:lpwstr>
      </vt:variant>
      <vt:variant>
        <vt:i4>1245234</vt:i4>
      </vt:variant>
      <vt:variant>
        <vt:i4>110</vt:i4>
      </vt:variant>
      <vt:variant>
        <vt:i4>0</vt:i4>
      </vt:variant>
      <vt:variant>
        <vt:i4>5</vt:i4>
      </vt:variant>
      <vt:variant>
        <vt:lpwstr/>
      </vt:variant>
      <vt:variant>
        <vt:lpwstr>_Toc76132564</vt:lpwstr>
      </vt:variant>
      <vt:variant>
        <vt:i4>1310770</vt:i4>
      </vt:variant>
      <vt:variant>
        <vt:i4>104</vt:i4>
      </vt:variant>
      <vt:variant>
        <vt:i4>0</vt:i4>
      </vt:variant>
      <vt:variant>
        <vt:i4>5</vt:i4>
      </vt:variant>
      <vt:variant>
        <vt:lpwstr/>
      </vt:variant>
      <vt:variant>
        <vt:lpwstr>_Toc76132563</vt:lpwstr>
      </vt:variant>
      <vt:variant>
        <vt:i4>1376306</vt:i4>
      </vt:variant>
      <vt:variant>
        <vt:i4>98</vt:i4>
      </vt:variant>
      <vt:variant>
        <vt:i4>0</vt:i4>
      </vt:variant>
      <vt:variant>
        <vt:i4>5</vt:i4>
      </vt:variant>
      <vt:variant>
        <vt:lpwstr/>
      </vt:variant>
      <vt:variant>
        <vt:lpwstr>_Toc76132562</vt:lpwstr>
      </vt:variant>
      <vt:variant>
        <vt:i4>1441842</vt:i4>
      </vt:variant>
      <vt:variant>
        <vt:i4>92</vt:i4>
      </vt:variant>
      <vt:variant>
        <vt:i4>0</vt:i4>
      </vt:variant>
      <vt:variant>
        <vt:i4>5</vt:i4>
      </vt:variant>
      <vt:variant>
        <vt:lpwstr/>
      </vt:variant>
      <vt:variant>
        <vt:lpwstr>_Toc76132561</vt:lpwstr>
      </vt:variant>
      <vt:variant>
        <vt:i4>1507378</vt:i4>
      </vt:variant>
      <vt:variant>
        <vt:i4>86</vt:i4>
      </vt:variant>
      <vt:variant>
        <vt:i4>0</vt:i4>
      </vt:variant>
      <vt:variant>
        <vt:i4>5</vt:i4>
      </vt:variant>
      <vt:variant>
        <vt:lpwstr/>
      </vt:variant>
      <vt:variant>
        <vt:lpwstr>_Toc76132560</vt:lpwstr>
      </vt:variant>
      <vt:variant>
        <vt:i4>1966129</vt:i4>
      </vt:variant>
      <vt:variant>
        <vt:i4>80</vt:i4>
      </vt:variant>
      <vt:variant>
        <vt:i4>0</vt:i4>
      </vt:variant>
      <vt:variant>
        <vt:i4>5</vt:i4>
      </vt:variant>
      <vt:variant>
        <vt:lpwstr/>
      </vt:variant>
      <vt:variant>
        <vt:lpwstr>_Toc76132559</vt:lpwstr>
      </vt:variant>
      <vt:variant>
        <vt:i4>2031665</vt:i4>
      </vt:variant>
      <vt:variant>
        <vt:i4>74</vt:i4>
      </vt:variant>
      <vt:variant>
        <vt:i4>0</vt:i4>
      </vt:variant>
      <vt:variant>
        <vt:i4>5</vt:i4>
      </vt:variant>
      <vt:variant>
        <vt:lpwstr/>
      </vt:variant>
      <vt:variant>
        <vt:lpwstr>_Toc76132558</vt:lpwstr>
      </vt:variant>
      <vt:variant>
        <vt:i4>1048625</vt:i4>
      </vt:variant>
      <vt:variant>
        <vt:i4>68</vt:i4>
      </vt:variant>
      <vt:variant>
        <vt:i4>0</vt:i4>
      </vt:variant>
      <vt:variant>
        <vt:i4>5</vt:i4>
      </vt:variant>
      <vt:variant>
        <vt:lpwstr/>
      </vt:variant>
      <vt:variant>
        <vt:lpwstr>_Toc76132557</vt:lpwstr>
      </vt:variant>
      <vt:variant>
        <vt:i4>1114161</vt:i4>
      </vt:variant>
      <vt:variant>
        <vt:i4>62</vt:i4>
      </vt:variant>
      <vt:variant>
        <vt:i4>0</vt:i4>
      </vt:variant>
      <vt:variant>
        <vt:i4>5</vt:i4>
      </vt:variant>
      <vt:variant>
        <vt:lpwstr/>
      </vt:variant>
      <vt:variant>
        <vt:lpwstr>_Toc76132556</vt:lpwstr>
      </vt:variant>
      <vt:variant>
        <vt:i4>1179697</vt:i4>
      </vt:variant>
      <vt:variant>
        <vt:i4>56</vt:i4>
      </vt:variant>
      <vt:variant>
        <vt:i4>0</vt:i4>
      </vt:variant>
      <vt:variant>
        <vt:i4>5</vt:i4>
      </vt:variant>
      <vt:variant>
        <vt:lpwstr/>
      </vt:variant>
      <vt:variant>
        <vt:lpwstr>_Toc76132555</vt:lpwstr>
      </vt:variant>
      <vt:variant>
        <vt:i4>1245233</vt:i4>
      </vt:variant>
      <vt:variant>
        <vt:i4>50</vt:i4>
      </vt:variant>
      <vt:variant>
        <vt:i4>0</vt:i4>
      </vt:variant>
      <vt:variant>
        <vt:i4>5</vt:i4>
      </vt:variant>
      <vt:variant>
        <vt:lpwstr/>
      </vt:variant>
      <vt:variant>
        <vt:lpwstr>_Toc76132554</vt:lpwstr>
      </vt:variant>
      <vt:variant>
        <vt:i4>1310769</vt:i4>
      </vt:variant>
      <vt:variant>
        <vt:i4>44</vt:i4>
      </vt:variant>
      <vt:variant>
        <vt:i4>0</vt:i4>
      </vt:variant>
      <vt:variant>
        <vt:i4>5</vt:i4>
      </vt:variant>
      <vt:variant>
        <vt:lpwstr/>
      </vt:variant>
      <vt:variant>
        <vt:lpwstr>_Toc76132553</vt:lpwstr>
      </vt:variant>
      <vt:variant>
        <vt:i4>1376305</vt:i4>
      </vt:variant>
      <vt:variant>
        <vt:i4>38</vt:i4>
      </vt:variant>
      <vt:variant>
        <vt:i4>0</vt:i4>
      </vt:variant>
      <vt:variant>
        <vt:i4>5</vt:i4>
      </vt:variant>
      <vt:variant>
        <vt:lpwstr/>
      </vt:variant>
      <vt:variant>
        <vt:lpwstr>_Toc76132552</vt:lpwstr>
      </vt:variant>
      <vt:variant>
        <vt:i4>1441841</vt:i4>
      </vt:variant>
      <vt:variant>
        <vt:i4>32</vt:i4>
      </vt:variant>
      <vt:variant>
        <vt:i4>0</vt:i4>
      </vt:variant>
      <vt:variant>
        <vt:i4>5</vt:i4>
      </vt:variant>
      <vt:variant>
        <vt:lpwstr/>
      </vt:variant>
      <vt:variant>
        <vt:lpwstr>_Toc76132551</vt:lpwstr>
      </vt:variant>
      <vt:variant>
        <vt:i4>1507377</vt:i4>
      </vt:variant>
      <vt:variant>
        <vt:i4>26</vt:i4>
      </vt:variant>
      <vt:variant>
        <vt:i4>0</vt:i4>
      </vt:variant>
      <vt:variant>
        <vt:i4>5</vt:i4>
      </vt:variant>
      <vt:variant>
        <vt:lpwstr/>
      </vt:variant>
      <vt:variant>
        <vt:lpwstr>_Toc76132550</vt:lpwstr>
      </vt:variant>
      <vt:variant>
        <vt:i4>1966128</vt:i4>
      </vt:variant>
      <vt:variant>
        <vt:i4>20</vt:i4>
      </vt:variant>
      <vt:variant>
        <vt:i4>0</vt:i4>
      </vt:variant>
      <vt:variant>
        <vt:i4>5</vt:i4>
      </vt:variant>
      <vt:variant>
        <vt:lpwstr/>
      </vt:variant>
      <vt:variant>
        <vt:lpwstr>_Toc76132549</vt:lpwstr>
      </vt:variant>
      <vt:variant>
        <vt:i4>2031664</vt:i4>
      </vt:variant>
      <vt:variant>
        <vt:i4>14</vt:i4>
      </vt:variant>
      <vt:variant>
        <vt:i4>0</vt:i4>
      </vt:variant>
      <vt:variant>
        <vt:i4>5</vt:i4>
      </vt:variant>
      <vt:variant>
        <vt:lpwstr/>
      </vt:variant>
      <vt:variant>
        <vt:lpwstr>_Toc76132548</vt:lpwstr>
      </vt:variant>
      <vt:variant>
        <vt:i4>1048624</vt:i4>
      </vt:variant>
      <vt:variant>
        <vt:i4>8</vt:i4>
      </vt:variant>
      <vt:variant>
        <vt:i4>0</vt:i4>
      </vt:variant>
      <vt:variant>
        <vt:i4>5</vt:i4>
      </vt:variant>
      <vt:variant>
        <vt:lpwstr/>
      </vt:variant>
      <vt:variant>
        <vt:lpwstr>_Toc76132547</vt:lpwstr>
      </vt:variant>
      <vt:variant>
        <vt:i4>1114160</vt:i4>
      </vt:variant>
      <vt:variant>
        <vt:i4>2</vt:i4>
      </vt:variant>
      <vt:variant>
        <vt:i4>0</vt:i4>
      </vt:variant>
      <vt:variant>
        <vt:i4>5</vt:i4>
      </vt:variant>
      <vt:variant>
        <vt:lpwstr/>
      </vt:variant>
      <vt:variant>
        <vt:lpwstr>_Toc76132546</vt:lpwstr>
      </vt:variant>
      <vt:variant>
        <vt:i4>3014679</vt:i4>
      </vt:variant>
      <vt:variant>
        <vt:i4>52991</vt:i4>
      </vt:variant>
      <vt:variant>
        <vt:i4>1039</vt:i4>
      </vt:variant>
      <vt:variant>
        <vt:i4>1</vt:i4>
      </vt:variant>
      <vt:variant>
        <vt:lpwstr>cid:image003.jpg@01D76E7D.6A3C40E0</vt:lpwstr>
      </vt:variant>
      <vt:variant>
        <vt:lpwstr/>
      </vt:variant>
      <vt:variant>
        <vt:i4>2686999</vt:i4>
      </vt:variant>
      <vt:variant>
        <vt:i4>53134</vt:i4>
      </vt:variant>
      <vt:variant>
        <vt:i4>1040</vt:i4>
      </vt:variant>
      <vt:variant>
        <vt:i4>1</vt:i4>
      </vt:variant>
      <vt:variant>
        <vt:lpwstr>cid:image004.jpg@01D76E7D.6A3C40E0</vt:lpwstr>
      </vt:variant>
      <vt:variant>
        <vt:lpwstr/>
      </vt:variant>
      <vt:variant>
        <vt:i4>2621463</vt:i4>
      </vt:variant>
      <vt:variant>
        <vt:i4>53211</vt:i4>
      </vt:variant>
      <vt:variant>
        <vt:i4>1056</vt:i4>
      </vt:variant>
      <vt:variant>
        <vt:i4>1</vt:i4>
      </vt:variant>
      <vt:variant>
        <vt:lpwstr>cid:image005.jpg@01D76E7D.6A3C40E0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1 Lastenheft De</dc:title>
  <dc:subject>Y000028</dc:subject>
  <dc:creator>Josef Axthammer</dc:creator>
  <cp:keywords>000;Vorlage 1 Lastenheft De;RL</cp:keywords>
  <cp:lastModifiedBy>Steinhuber, Thomas</cp:lastModifiedBy>
  <cp:revision>79</cp:revision>
  <cp:lastPrinted>2021-08-03T07:52:00Z</cp:lastPrinted>
  <dcterms:created xsi:type="dcterms:W3CDTF">2021-07-23T06:10:00Z</dcterms:created>
  <dcterms:modified xsi:type="dcterms:W3CDTF">2021-08-03T07:52:00Z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0x0101009CCA64A896EFFF4F97C10E3C547A5580</vt:lpwstr>
  </property>
</Properties>
</file>